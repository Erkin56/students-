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1FB" w:rsidRPr="004241FB" w:rsidRDefault="004241FB" w:rsidP="004241FB">
      <w:pPr>
        <w:spacing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Коммуникативная рациональность и правовая традиция в практике международного наблюдения: опыт выборов </w:t>
      </w:r>
      <w:del w:id="1003" w:author="Рецензент" w:date="2026-10-01T12:00:00Z">
        <w:r>
          <w:rPr>
            <w:rFonts w:ascii="Times New Roman" w:hAnsi="Times New Roman" w:cs="Times New Roman"/>
            <w:b/>
            <w:sz w:val="28"/>
            <w:szCs w:val="28"/>
          </w:rPr>
          <w:delText xml:space="preserve">в Государственную Думу РФ</w:delText>
        </w:r>
      </w:del>
      <w:commentRangeStart w:id="0"/>
      <w:ins w:id="1004" w:author="Рецензент" w:date="2026-10-01T12:00:00Z">
        <w:r>
          <w:rPr>
            <w:rFonts w:ascii="Times New Roman" w:hAnsi="Times New Roman" w:cs="Times New Roman"/>
            <w:b/>
            <w:sz w:val="28"/>
            <w:szCs w:val="28"/>
          </w:rPr>
          <w:t xml:space="preserve">депутатов Государственной Думы</w:t>
        </w:r>
      </w:ins>
      <w:r>
        <w:rPr>
          <w:rFonts w:ascii="Times New Roman" w:hAnsi="Times New Roman" w:cs="Times New Roman"/>
          <w:b/>
          <w:sz w:val="28"/>
          <w:szCs w:val="28"/>
        </w:rPr>
        <w:t xml:space="preserve"> девятого созыва</w:t>
      </w:r>
      <w:commentRangeEnd w:id="0"/>
      <w:r>
        <w:rPr>
          <w:rStyle w:val="CommentReference"/>
        </w:rPr>
        <w:commentReference w:id="0"/>
      </w:r>
    </w:p>
    <w:p w:rsidR="004241FB" w:rsidRPr="004241FB" w:rsidRDefault="004241FB" w:rsidP="004241FB">
      <w:pPr>
        <w:spacing w:line="276" w:lineRule="auto"/>
        <w:jc w:val="center"/>
        <w:rPr>
          <w:rFonts w:ascii="Times New Roman" w:hAnsi="Times New Roman" w:cs="Times New Roman"/>
          <w:sz w:val="28"/>
          <w:szCs w:val="28"/>
        </w:rPr>
      </w:pPr>
    </w:p>
    <w:p w:rsidR="004241FB" w:rsidRPr="004241FB" w:rsidRDefault="004241FB" w:rsidP="004241FB">
      <w:pPr>
        <w:spacing w:line="276" w:lineRule="auto"/>
        <w:rPr>
          <w:rFonts w:ascii="Times New Roman" w:hAnsi="Times New Roman" w:cs="Times New Roman"/>
          <w:sz w:val="28"/>
          <w:szCs w:val="28"/>
        </w:rPr>
      </w:pPr>
      <w:r>
        <w:rPr>
          <w:rFonts w:ascii="Times New Roman" w:hAnsi="Times New Roman" w:cs="Times New Roman"/>
          <w:b/>
          <w:sz w:val="28"/>
          <w:szCs w:val="28"/>
        </w:rPr>
        <w:t xml:space="preserve">Автор:</w:t>
      </w:r>
      <w:r>
        <w:rPr>
          <w:rFonts w:ascii="Times New Roman" w:hAnsi="Times New Roman" w:cs="Times New Roman"/>
          <w:sz w:val="28"/>
          <w:szCs w:val="28"/>
        </w:rPr>
        <w:t xml:space="preserve"> Нормуродов Жемал Уктамоевич,</w:t>
      </w:r>
    </w:p>
    <w:p w:rsidR="004241FB" w:rsidRDefault="004241FB" w:rsidP="004241FB">
      <w:pPr>
        <w:spacing w:line="276" w:lineRule="auto"/>
        <w:rPr>
          <w:rFonts w:ascii="Times New Roman" w:hAnsi="Times New Roman" w:cs="Times New Roman"/>
          <w:sz w:val="28"/>
          <w:szCs w:val="28"/>
        </w:rPr>
      </w:pPr>
      <w:commentRangeStart w:id="1"/>
      <w:r>
        <w:rPr>
          <w:rFonts w:ascii="Times New Roman" w:hAnsi="Times New Roman" w:cs="Times New Roman"/>
          <w:sz w:val="28"/>
          <w:szCs w:val="28"/>
        </w:rPr>
        <w:t xml:space="preserve">международный наблюдатель от Межпарламентской Ассамблеи государств – участников СНГ (МПА СНГ)</w:t>
      </w:r>
      <w:commentRangeEnd w:id="1"/>
      <w:r>
        <w:rPr>
          <w:rStyle w:val="CommentReference"/>
        </w:rPr>
        <w:commentReference w:id="1"/>
      </w:r>
    </w:p>
    <w:p w:rsidR="004241FB" w:rsidRPr="004241FB" w:rsidRDefault="004241FB" w:rsidP="004241FB">
      <w:pPr>
        <w:spacing w:line="276" w:lineRule="auto"/>
        <w:rPr>
          <w:rFonts w:ascii="Times New Roman" w:hAnsi="Times New Roman" w:cs="Times New Roman"/>
          <w:sz w:val="28"/>
          <w:szCs w:val="28"/>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
        <w:t xml:space="preserve">Аннотация</w:t>
      </w:r>
      <w:r>
        <w:rPr>
          <w:rFonts w:ascii="Times New Roman" w:hAnsi="Times New Roman" w:cs="Times New Roman"/>
          <w:sz w:val="24"/>
          <w:szCs w:val="24"/>
        </w:rPr>
        <w:t xml:space="preserve">. В статье анализируется феномен международного наблюдения за выборами через призму философии права.</w:t>
      </w:r>
      <w:ins w:id="1005" w:author="Рецензент" w:date="2026-10-01T12:00:00Z">
        <w:r>
          <w:rPr>
            <w:rFonts w:ascii="Times New Roman" w:hAnsi="Times New Roman" w:cs="Times New Roman"/>
            <w:sz w:val="24"/>
            <w:szCs w:val="24"/>
          </w:rPr>
          <w:t xml:space="preserve"> </w:t>
        </w:r>
      </w:ins>
      <w:commentRangeStart w:id="2"/>
      <w:ins w:id="1006" w:author="Рецензент" w:date="2026-10-01T12:00:00Z">
        <w:r>
          <w:rPr>
            <w:rFonts w:ascii="Times New Roman" w:hAnsi="Times New Roman" w:cs="Times New Roman"/>
            <w:sz w:val="24"/>
            <w:szCs w:val="24"/>
          </w:rPr>
          <w:t xml:space="preserve">Методологическую основу составляют</w:t>
        </w:r>
      </w:ins>
      <w:commentRangeEnd w:id="2"/>
      <w:r>
        <w:rPr>
          <w:rStyle w:val="CommentReference"/>
        </w:rPr>
        <w:commentReference w:id="2"/>
      </w:r>
      <w:ins w:id="1007" w:author="Рецензент" w:date="2026-10-01T12:00:00Z">
        <w:r>
          <w:rPr>
            <w:rFonts w:ascii="Times New Roman" w:hAnsi="Times New Roman" w:cs="Times New Roman"/>
            <w:sz w:val="24"/>
            <w:szCs w:val="24"/>
          </w:rPr>
          <w:t xml:space="preserve"> включённое наблюдение и философско-правовой анализ, опирающийся на концепцию коммуникативной рациональности и коммуникативную теорию права.</w:t>
        </w:r>
      </w:ins>
      <w:r>
        <w:rPr>
          <w:rFonts w:ascii="Times New Roman" w:hAnsi="Times New Roman" w:cs="Times New Roman"/>
          <w:sz w:val="24"/>
          <w:szCs w:val="24"/>
        </w:rPr>
        <w:t xml:space="preserve"> На примере мониторинга выборов депутатов Государственной Думы Федерального Собрания Российской Федерации девятого созыва (18–20 сентября 2026 г.) рассматривается трансформация роли наблюдателя из внешнего контролёра в субъекта правовой коммуникации. Особое внимание уделяется символическому значению процедур прозрачности — видеонаблюдения, открытости документации, многодневного голосования — как элементов российской правовой традиции, направленных на легитимацию власти через диалог с международным сообществом. Автор показывает, как современные избирательные процедуры конструируют правовую реальность через интерсубъективное взаимодействие.</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
        <w:t xml:space="preserve">Ключевые слова:</w:t>
      </w:r>
      <w:r>
        <w:rPr>
          <w:rFonts w:ascii="Times New Roman" w:hAnsi="Times New Roman" w:cs="Times New Roman"/>
          <w:sz w:val="24"/>
          <w:szCs w:val="24"/>
        </w:rPr>
        <w:t xml:space="preserve"> международное наблюдение, выборы в Государственную Думу, правовая традиция, коммуникативная рациональность, легитимность, МПА СНГ, правовая культура, символика прозрачности.</w:t>
      </w:r>
    </w:p>
    <w:p w:rsidR="004241FB" w:rsidRPr="004241FB" w:rsidRDefault="004241FB" w:rsidP="004241FB">
      <w:pPr>
        <w:spacing w:line="276" w:lineRule="auto"/>
        <w:rPr>
          <w:rFonts w:ascii="Times New Roman" w:hAnsi="Times New Roman" w:cs="Times New Roman"/>
          <w:sz w:val="24"/>
          <w:szCs w:val="24"/>
        </w:rPr>
      </w:pPr>
    </w:p>
    <w:p>
      <w:pPr>
        <w:spacing w:line="276" w:lineRule="auto"/>
        <w:jc w:val="center"/>
        <w:rPr>
          <w:ins w:id="1008" w:author="Рецензент" w:date="2026-10-01T12:00:00Z"/>
          <w:rFonts w:ascii="Times New Roman" w:hAnsi="Times New Roman" w:cs="Times New Roman"/>
          <w:b/>
          <w:sz w:val="24"/>
          <w:szCs w:val="24"/>
        </w:rPr>
      </w:pPr>
      <w:commentRangeStart w:id="3"/>
      <w:ins w:id="1009" w:author="Рецензент" w:date="2026-10-01T12:00:00Z">
        <w:r>
          <w:rPr>
            <w:rFonts w:ascii="Times New Roman" w:hAnsi="Times New Roman" w:cs="Times New Roman"/>
            <w:b/>
            <w:sz w:val="24"/>
            <w:szCs w:val="24"/>
            <w:lang w:val="en-US"/>
          </w:rPr>
          <w:t xml:space="preserve">Communicative Rationality and Legal Tradition in the Practice of International Election Observation: The Experience of the Elections of Deputies of the State Duma of the Ninth Convocation</w:t>
        </w:r>
      </w:ins>
      <w:commentRangeEnd w:id="3"/>
      <w:r>
        <w:rPr>
          <w:rStyle w:val="CommentReference"/>
        </w:rPr>
        <w:commentReference w:id="3"/>
      </w:r>
    </w:p>
    <w:p>
      <w:pPr>
        <w:spacing w:line="276" w:lineRule="auto"/>
        <w:rPr>
          <w:ins w:id="1010" w:author="Рецензент" w:date="2026-10-01T12:00:00Z"/>
          <w:rFonts w:ascii="Times New Roman" w:hAnsi="Times New Roman" w:cs="Times New Roman"/>
          <w:sz w:val="24"/>
          <w:szCs w:val="24"/>
        </w:rPr>
      </w:pPr>
      <w:ins w:id="1011" w:author="Рецензент" w:date="2026-10-01T12:00:00Z">
        <w:r>
          <w:rPr>
            <w:rFonts w:ascii="Times New Roman" w:hAnsi="Times New Roman" w:cs="Times New Roman"/>
            <w:b/>
            <w:sz w:val="24"/>
            <w:szCs w:val="24"/>
            <w:lang w:val="en-US"/>
          </w:rPr>
          <w:t xml:space="preserve">Author: </w:t>
        </w:r>
      </w:ins>
      <w:ins w:id="1012" w:author="Рецензент" w:date="2026-10-01T12:00:00Z">
        <w:r>
          <w:rPr>
            <w:rFonts w:ascii="Times New Roman" w:hAnsi="Times New Roman" w:cs="Times New Roman"/>
            <w:sz w:val="24"/>
            <w:szCs w:val="24"/>
            <w:lang w:val="en-US"/>
          </w:rPr>
          <w:t xml:space="preserve">Zhemal U. Normurodov, international observer from the Interparliamentary Assembly of Member Nations of the Commonwealth of Independent States (IPA CIS)</w:t>
        </w:r>
      </w:ins>
    </w:p>
    <w:p>
      <w:pPr>
        <w:spacing w:line="276" w:lineRule="auto"/>
        <w:rPr>
          <w:ins w:id="1013" w:author="Рецензент" w:date="2026-10-01T12:00:00Z"/>
          <w:rFonts w:ascii="Times New Roman" w:hAnsi="Times New Roman" w:cs="Times New Roman"/>
          <w:sz w:val="24"/>
          <w:szCs w:val="24"/>
        </w:rPr>
      </w:pPr>
      <w:ins w:id="1014" w:author="Рецензент" w:date="2026-10-01T12:00:00Z">
        <w:r>
          <w:rPr>
            <w:rFonts w:ascii="Times New Roman" w:hAnsi="Times New Roman" w:cs="Times New Roman"/>
            <w:b/>
            <w:sz w:val="24"/>
            <w:szCs w:val="24"/>
            <w:lang w:val="en-US"/>
          </w:rPr>
          <w:t xml:space="preserve">Abstract</w:t>
        </w:r>
      </w:ins>
      <w:ins w:id="1015" w:author="Рецензент" w:date="2026-10-01T12:00:00Z">
        <w:r>
          <w:rPr>
            <w:rFonts w:ascii="Times New Roman" w:hAnsi="Times New Roman" w:cs="Times New Roman"/>
            <w:sz w:val="24"/>
            <w:szCs w:val="24"/>
            <w:lang w:val="en-US"/>
          </w:rPr>
          <w:t xml:space="preserve">. The article analyses the phenomenon of international election observation through the lens of the philosophy of law. The methodological basis is formed by participant observation and philosophical-legal analysis drawing on the concept of communicative rationality and the communicative theory of law. Using the monitoring of the elections of deputies of the State Duma of the Federal Assembly of the Russian Federation of the ninth convocation (18–20 September 2026) as an example, the article examines the transformation of the observer’s role from an external controller into a subject of legal communication. Particular attention is paid to the symbolic meaning of transparency procedures (video surveillance, open access to documentation, multi-day voting) as elements of the Russian legal tradition aimed at legitimising public authority through dialogue with the international community. The author shows how contemporary electoral procedures construct legal reality through intersubjective interaction.</w:t>
        </w:r>
      </w:ins>
    </w:p>
    <w:p>
      <w:pPr>
        <w:spacing w:line="276" w:lineRule="auto"/>
        <w:rPr>
          <w:ins w:id="1016" w:author="Рецензент" w:date="2026-10-01T12:00:00Z"/>
          <w:rFonts w:ascii="Times New Roman" w:hAnsi="Times New Roman" w:cs="Times New Roman"/>
          <w:sz w:val="24"/>
          <w:szCs w:val="24"/>
        </w:rPr>
      </w:pPr>
      <w:ins w:id="1017" w:author="Рецензент" w:date="2026-10-01T12:00:00Z">
        <w:r>
          <w:rPr>
            <w:rFonts w:ascii="Times New Roman" w:hAnsi="Times New Roman" w:cs="Times New Roman"/>
            <w:b/>
            <w:sz w:val="24"/>
            <w:szCs w:val="24"/>
            <w:lang w:val="en-US"/>
          </w:rPr>
          <w:t xml:space="preserve">Keywords</w:t>
        </w:r>
      </w:ins>
      <w:ins w:id="1018" w:author="Рецензент" w:date="2026-10-01T12:00:00Z">
        <w:r>
          <w:rPr>
            <w:rFonts w:ascii="Times New Roman" w:hAnsi="Times New Roman" w:cs="Times New Roman"/>
            <w:sz w:val="24"/>
            <w:szCs w:val="24"/>
            <w:lang w:val="en-US"/>
          </w:rPr>
          <w:t xml:space="preserve">: international election observation, State Duma elections, legal tradition, communicative rationality, legitimacy, IPA CIS, legal culture, symbolism of transparency.</w:t>
        </w:r>
      </w:ins>
    </w:p>
    <w:p>
      <w:pPr>
        <w:spacing w:line="276" w:lineRule="auto"/>
        <w:rPr>
          <w:ins w:id="1019" w:author="Рецензент" w:date="2026-10-01T12:00:00Z"/>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Введение</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условиях глобальных социальных трансформаций и цифровизации общественных отношений классические подходы к пониманию избирательного процесса претерпевают существенные изменения. Право перестаёт восприниматься исключительно как система нормативных предписаний, выступая сложной саморазвивающейся системой, в которой ключевую роль играет человек как субъект правовой коммуникации</w:t>
      </w:r>
      <w:ins w:id="1020" w:author="Рецензент" w:date="2026-10-01T12:00:00Z">
        <w:r>
          <w:rPr>
            <w:rFonts w:ascii="Times New Roman" w:hAnsi="Times New Roman" w:cs="Times New Roman"/>
            <w:sz w:val="24"/>
            <w:szCs w:val="24"/>
          </w:rPr>
          <w:t xml:space="preserve"> [14]</w:t>
        </w:r>
      </w:ins>
      <w:r>
        <w:rPr>
          <w:rFonts w:ascii="Times New Roman" w:hAnsi="Times New Roman" w:cs="Times New Roman"/>
          <w:sz w:val="24"/>
          <w:szCs w:val="24"/>
        </w:rPr>
        <w:t xml:space="preserve">. В этом контексте институт международного наблюдения приобретает новое философско-правовое измерение: он становится не просто механизмом внешнего контроля, но формой интерсубъективного диалога, способствующего конструированию правовой реальности</w:t>
      </w:r>
      <w:ins w:id="1021" w:author="Рецензент" w:date="2026-10-01T12:00:00Z">
        <w:r>
          <w:rPr>
            <w:rFonts w:ascii="Times New Roman" w:hAnsi="Times New Roman" w:cs="Times New Roman"/>
            <w:sz w:val="24"/>
            <w:szCs w:val="24"/>
          </w:rPr>
          <w:t xml:space="preserve"> [13]</w:t>
        </w:r>
      </w:ins>
      <w:r>
        <w:rPr>
          <w:rFonts w:ascii="Times New Roman" w:hAnsi="Times New Roman" w:cs="Times New Roman"/>
          <w:sz w:val="24"/>
          <w:szCs w:val="24"/>
        </w:rPr>
        <w:t xml:space="preserve"> и укреплению доверия к избирательным процедурам.</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Актуальность данного исследования обусловлена необходимостью осмысления современного избирательного процесса не только с позиции формального соответствия законодательству, но и через призму философско-правовой рефлексии. </w:t>
      </w:r>
      <w:del w:id="1022" w:author="Рецензент" w:date="2026-10-01T12:00:00Z">
        <w:r>
          <w:rPr>
            <w:rFonts w:ascii="Times New Roman" w:hAnsi="Times New Roman" w:cs="Times New Roman"/>
            <w:sz w:val="24"/>
            <w:szCs w:val="24"/>
          </w:rPr>
          <w:delText xml:space="preserve">Как показывает практика, выборы</w:delText>
        </w:r>
      </w:del>
      <w:ins w:id="1023" w:author="Рецензент" w:date="2026-10-01T12:00:00Z">
        <w:r>
          <w:rPr>
            <w:rFonts w:ascii="Times New Roman" w:hAnsi="Times New Roman" w:cs="Times New Roman"/>
            <w:sz w:val="24"/>
            <w:szCs w:val="24"/>
          </w:rPr>
          <w:t xml:space="preserve">Выборы</w:t>
        </w:r>
      </w:ins>
      <w:r>
        <w:rPr>
          <w:rFonts w:ascii="Times New Roman" w:hAnsi="Times New Roman" w:cs="Times New Roman"/>
          <w:sz w:val="24"/>
          <w:szCs w:val="24"/>
        </w:rPr>
        <w:t xml:space="preserve"> в условиях многодневного голосования, цифрового контроля и международного мониторинга представляют собой сложный коммуникативный акт, в котором переплетаются правовые нормы, культурные традиции и социальные ожидания. Целью данной работы является анализ практики международного наблюдения на выборах депутатов Государственной Думы Федерального Собрания Российской Федерации девятого созыва через призму концепции коммуникативной рациональности и российской правовой традиции. Эмпирической базой исследования послужил личный опыт автора в качестве аккредитованного международного наблюдателя от Межпарламентской Ассамблеи государств – участников СНГ (МПА СНГ) </w:t>
      </w:r>
      <w:commentRangeStart w:id="4"/>
      <w:r>
        <w:rPr>
          <w:rFonts w:ascii="Times New Roman" w:hAnsi="Times New Roman" w:cs="Times New Roman"/>
          <w:sz w:val="24"/>
          <w:szCs w:val="24"/>
        </w:rPr>
        <w:t xml:space="preserve">на избирательном участке № 2098 в г. Санкт-Петербурге</w:t>
      </w:r>
      <w:commentRangeEnd w:id="4"/>
      <w:r>
        <w:rPr>
          <w:rStyle w:val="CommentReference"/>
        </w:rPr>
        <w:commentReference w:id="4"/>
      </w:r>
      <w:r>
        <w:rPr>
          <w:rFonts w:ascii="Times New Roman" w:hAnsi="Times New Roman" w:cs="Times New Roman"/>
          <w:sz w:val="24"/>
          <w:szCs w:val="24"/>
        </w:rPr>
        <w:t xml:space="preserve">.</w:t>
      </w:r>
    </w:p>
    <w:p>
      <w:pPr>
        <w:spacing w:line="276" w:lineRule="auto"/>
        <w:rPr>
          <w:ins w:id="1024" w:author="Рецензент" w:date="2026-10-01T12:00:00Z"/>
          <w:rFonts w:ascii="Times New Roman" w:hAnsi="Times New Roman" w:cs="Times New Roman"/>
          <w:sz w:val="24"/>
          <w:szCs w:val="24"/>
        </w:rPr>
      </w:pPr>
      <w:commentRangeStart w:id="5"/>
      <w:ins w:id="1025" w:author="Рецензент" w:date="2026-10-01T12:00:00Z">
        <w:r>
          <w:rPr>
            <w:rFonts w:ascii="Times New Roman" w:hAnsi="Times New Roman" w:cs="Times New Roman"/>
            <w:sz w:val="24"/>
            <w:szCs w:val="24"/>
          </w:rPr>
          <w:t xml:space="preserve">Теоретико-методологическую основу работы составляют концепция коммуникативной рациональности Ю. Хабермаса, согласно которой легитимность норм достигается в свободном от принуждения дискурсе, ориентированном на взаимопонимание [16; 17], и коммуникативная теория права А. В. Полякова, рассматривающая право как интерсубъективный феномен, существующий через взаимное признание участниками правовой коммуникации своих правомочий и обязанностей [14]. Идея постнеклассической рациональности, перенесённая из философии науки (В. С. Стёпин) в юриспруденцию (И. Л. Честнов), позволяет видеть в правовой реальности не данность, а результат постоянного конструирования и воспроизводства самими субъектами права [13; 15; 18]. Наконец, понятие правовой традиции, разрабатываемое в отечественной юридической науке, в том числе в трудах А. А. Дорской, используется в работе для обозначения устойчивых, воспроизводимых в правовой культуре представлений о должном порядке осуществления власти и о способах его легитимации [11]. Основным методом исследования выступает включённое наблюдение, результаты которого интерпретируются с позиций названных концепций.</w:t>
        </w:r>
      </w:ins>
      <w:commentRangeEnd w:id="5"/>
      <w:r>
        <w:rPr>
          <w:rStyle w:val="CommentReference"/>
        </w:rPr>
        <w:commentReference w:id="5"/>
      </w:r>
    </w:p>
    <w:p w:rsidR="004241FB" w:rsidRPr="004241FB" w:rsidRDefault="004241FB" w:rsidP="004241FB">
      <w:pPr>
        <w:spacing w:line="276" w:lineRule="auto"/>
        <w:rPr>
          <w:rFonts w:ascii="Times New Roman" w:hAnsi="Times New Roman" w:cs="Times New Roman"/>
          <w:sz w:val="24"/>
          <w:szCs w:val="24"/>
        </w:rPr>
      </w:pPr>
      <w:commentRangeStart w:id="6"/>
      <w:r>
        <w:rPr>
          <w:rFonts w:ascii="Times New Roman" w:hAnsi="Times New Roman" w:cs="Times New Roman"/>
          <w:b/>
          <w:sz w:val="24"/>
          <w:szCs w:val="24"/>
          <w:rPrChange w:id="1001" w:author="Рецензент" w:date="2026-10-01T12:00:00Z">
            <w:rPr>
              <w:rFonts w:ascii="Times New Roman" w:hAnsi="Times New Roman" w:cs="Times New Roman"/>
              <w:sz w:val="24"/>
              <w:szCs w:val="24"/>
            </w:rPr>
          </w:rPrChange>
        </w:rPr>
        <w:t xml:space="preserve">Правовые основания и статус международного наблюдателя: от контроля к диалогу</w:t>
      </w:r>
      <w:commentRangeEnd w:id="6"/>
      <w:r>
        <w:rPr>
          <w:rStyle w:val="CommentReference"/>
        </w:rPr>
        <w:commentReference w:id="6"/>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Деятельность международных наблюдателей регламентируется комплексом международных и национальных правовых актов, образующих единую систему нормативного регулирования. К числу международных документов относятся Конвенция СНГ о стандартах демократических выборов, Декларация МПА СНГ о принципах международного наблюдения, а также Рекомендации для международных наблюдателей от Содружества Независимых Государств</w:t>
      </w:r>
      <w:ins w:id="1026" w:author="Рецензент" w:date="2026-10-01T12:00:00Z">
        <w:r>
          <w:rPr>
            <w:rFonts w:ascii="Times New Roman" w:hAnsi="Times New Roman" w:cs="Times New Roman"/>
            <w:sz w:val="24"/>
            <w:szCs w:val="24"/>
          </w:rPr>
          <w:t xml:space="preserve"> [6; 7; 8]</w:t>
        </w:r>
      </w:ins>
      <w:r>
        <w:rPr>
          <w:rFonts w:ascii="Times New Roman" w:hAnsi="Times New Roman" w:cs="Times New Roman"/>
          <w:sz w:val="24"/>
          <w:szCs w:val="24"/>
        </w:rPr>
        <w:t xml:space="preserve">. Национальное законодательство представлено Конституцией Российской Федерации, Федеральным законом «О выборах депутатов Государственной Думы Федерального Собрания Российской Федерации», Указом Президента Российской Федерации о назначении выборов, а также постановлениями Центральной избирательной комиссии Российской Федерации</w:t>
      </w:r>
      <w:ins w:id="1027" w:author="Рецензент" w:date="2026-10-01T12:00:00Z">
        <w:r>
          <w:rPr>
            <w:rFonts w:ascii="Times New Roman" w:hAnsi="Times New Roman" w:cs="Times New Roman"/>
            <w:sz w:val="24"/>
            <w:szCs w:val="24"/>
          </w:rPr>
          <w:t xml:space="preserve"> [1; 2; 3; 4]</w:t>
        </w:r>
      </w:ins>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Однако формальное закрепление статуса наблюдателя не исчерпывает его сущности. </w:t>
      </w:r>
      <w:del w:id="1028" w:author="Рецензент" w:date="2026-10-01T12:00:00Z">
        <w:r>
          <w:rPr>
            <w:rFonts w:ascii="Times New Roman" w:hAnsi="Times New Roman" w:cs="Times New Roman"/>
            <w:sz w:val="24"/>
            <w:szCs w:val="24"/>
          </w:rPr>
          <w:delText xml:space="preserve">Моя аккредитация в качестве международного наблюдателя была подтверждена Центральной избирательной комиссией Российской Федерации (удостоверение № 296 от 4 сентября 2026 года), что предоставило мне</w:delText>
        </w:r>
      </w:del>
      <w:commentRangeStart w:id="7"/>
      <w:ins w:id="1029" w:author="Рецензент" w:date="2026-10-01T12:00:00Z">
        <w:r>
          <w:rPr>
            <w:rFonts w:ascii="Times New Roman" w:hAnsi="Times New Roman" w:cs="Times New Roman"/>
            <w:sz w:val="24"/>
            <w:szCs w:val="24"/>
          </w:rPr>
          <w:t xml:space="preserve">Аккредитация автора</w:t>
        </w:r>
      </w:ins>
      <w:commentRangeEnd w:id="7"/>
      <w:r>
        <w:rPr>
          <w:rStyle w:val="CommentReference"/>
        </w:rPr>
        <w:commentReference w:id="7"/>
      </w:r>
      <w:ins w:id="1030" w:author="Рецензент" w:date="2026-10-01T12:00:00Z">
        <w:r>
          <w:rPr>
            <w:rFonts w:ascii="Times New Roman" w:hAnsi="Times New Roman" w:cs="Times New Roman"/>
            <w:sz w:val="24"/>
            <w:szCs w:val="24"/>
          </w:rPr>
          <w:t xml:space="preserve"> в качестве международного наблюдателя была подтверждена Центральной избирательной комиссией Российской Федерации в порядке, установленном статьёй 34 Федерального закона «О выборах депутатов Государственной Думы Федерального Собрания Российской Федерации» и Разъяснениями ЦИК России [2; 4], что предоставило</w:t>
        </w:r>
      </w:ins>
      <w:r>
        <w:rPr>
          <w:rFonts w:ascii="Times New Roman" w:hAnsi="Times New Roman" w:cs="Times New Roman"/>
          <w:sz w:val="24"/>
          <w:szCs w:val="24"/>
        </w:rPr>
        <w:t xml:space="preserve"> право осуществлять мониторинг избирательного процесса на территории Российской Федерации. Но что означает этот статус с философско-правовой точки зрения?</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С позиций постнеклассической </w:t>
      </w:r>
      <w:del w:id="1031" w:author="Рецензент" w:date="2026-10-01T12:00:00Z">
        <w:r>
          <w:rPr>
            <w:rFonts w:ascii="Times New Roman" w:hAnsi="Times New Roman" w:cs="Times New Roman"/>
            <w:sz w:val="24"/>
            <w:szCs w:val="24"/>
          </w:rPr>
          <w:delText xml:space="preserve">юриспруденции,</w:delText>
        </w:r>
      </w:del>
      <w:ins w:id="1032" w:author="Рецензент" w:date="2026-10-01T12:00:00Z">
        <w:r>
          <w:rPr>
            <w:rFonts w:ascii="Times New Roman" w:hAnsi="Times New Roman" w:cs="Times New Roman"/>
            <w:sz w:val="24"/>
            <w:szCs w:val="24"/>
          </w:rPr>
          <w:t xml:space="preserve">(постклассической) юриспруденции [18]</w:t>
        </w:r>
      </w:ins>
      <w:r>
        <w:rPr>
          <w:rFonts w:ascii="Times New Roman" w:hAnsi="Times New Roman" w:cs="Times New Roman"/>
          <w:sz w:val="24"/>
          <w:szCs w:val="24"/>
        </w:rPr>
        <w:t xml:space="preserve"> наблюдатель выступает не как пассивный регистратор фактов, а как активный участник правового дискурса. Его присутствие символизирует открытость государства к внешней оценке и готовность к конструктивному взаимодействию. Принципы политической нейтральности, беспристрастности и невмешательства, закреплённые в </w:t>
      </w:r>
      <w:del w:id="1033" w:author="Рецензент" w:date="2026-10-01T12:00:00Z">
        <w:r>
          <w:rPr>
            <w:rFonts w:ascii="Times New Roman" w:hAnsi="Times New Roman" w:cs="Times New Roman"/>
            <w:sz w:val="24"/>
            <w:szCs w:val="24"/>
          </w:rPr>
          <w:delText xml:space="preserve">методических рекомендациях МПА СНГ</w:delText>
        </w:r>
      </w:del>
      <w:ins w:id="1034" w:author="Рецензент" w:date="2026-10-01T12:00:00Z">
        <w:r>
          <w:rPr>
            <w:rFonts w:ascii="Times New Roman" w:hAnsi="Times New Roman" w:cs="Times New Roman"/>
            <w:sz w:val="24"/>
            <w:szCs w:val="24"/>
          </w:rPr>
          <w:t xml:space="preserve">Рекомендациях для международных наблюдателей от СНГ [8] и Разъяснениях ЦИК России [4]</w:t>
        </w:r>
      </w:ins>
      <w:r>
        <w:rPr>
          <w:rFonts w:ascii="Times New Roman" w:hAnsi="Times New Roman" w:cs="Times New Roman"/>
          <w:sz w:val="24"/>
          <w:szCs w:val="24"/>
        </w:rPr>
        <w:t xml:space="preserve">, обеспечивают условия для формирования рационального консенсуса относительно легитимности избирательного процесса</w:t>
      </w:r>
      <w:ins w:id="1035" w:author="Рецензент" w:date="2026-10-01T12:00:00Z">
        <w:r>
          <w:rPr>
            <w:rFonts w:ascii="Times New Roman" w:hAnsi="Times New Roman" w:cs="Times New Roman"/>
            <w:sz w:val="24"/>
            <w:szCs w:val="24"/>
          </w:rPr>
          <w:t xml:space="preserve"> [16]</w:t>
        </w:r>
      </w:ins>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Важно отметить, что деятельность международного наблюдателя регулируется не только нормами права, но и этическими принципами. </w:t>
      </w:r>
      <w:commentRangeStart w:id="8"/>
      <w:r>
        <w:rPr>
          <w:rFonts w:ascii="Times New Roman" w:hAnsi="Times New Roman" w:cs="Times New Roman"/>
          <w:sz w:val="24"/>
          <w:szCs w:val="24"/>
        </w:rPr>
        <w:t xml:space="preserve">Согласно </w:t>
      </w:r>
      <w:del w:id="1036" w:author="Рецензент" w:date="2026-10-01T12:00:00Z">
        <w:r>
          <w:rPr>
            <w:rFonts w:ascii="Times New Roman" w:hAnsi="Times New Roman" w:cs="Times New Roman"/>
            <w:sz w:val="24"/>
            <w:szCs w:val="24"/>
          </w:rPr>
          <w:delText xml:space="preserve">инструкции для международных наблюдателей от МПА СНГ</w:delText>
        </w:r>
      </w:del>
      <w:ins w:id="1037" w:author="Рецензент" w:date="2026-10-01T12:00:00Z">
        <w:r>
          <w:rPr>
            <w:rFonts w:ascii="Times New Roman" w:hAnsi="Times New Roman" w:cs="Times New Roman"/>
            <w:sz w:val="24"/>
            <w:szCs w:val="24"/>
          </w:rPr>
          <w:t xml:space="preserve">Разъяснениям ЦИК России</w:t>
        </w:r>
      </w:ins>
      <w:commentRangeEnd w:id="8"/>
      <w:r>
        <w:rPr>
          <w:rStyle w:val="CommentReference"/>
        </w:rPr>
        <w:commentReference w:id="8"/>
      </w:r>
      <w:ins w:id="1038" w:author="Рецензент" w:date="2026-10-01T12:00:00Z">
        <w:r>
          <w:rPr>
            <w:rFonts w:ascii="Times New Roman" w:hAnsi="Times New Roman" w:cs="Times New Roman"/>
            <w:sz w:val="24"/>
            <w:szCs w:val="24"/>
          </w:rPr>
          <w:t xml:space="preserve">, воспроизведённым в Памятке для международных наблюдателей от МПА СНГ [4; 9]</w:t>
        </w:r>
      </w:ins>
      <w:r>
        <w:rPr>
          <w:rFonts w:ascii="Times New Roman" w:hAnsi="Times New Roman" w:cs="Times New Roman"/>
          <w:sz w:val="24"/>
          <w:szCs w:val="24"/>
        </w:rPr>
        <w:t xml:space="preserve">, наблюдатель обязан действовать в соответствии с положениями Конституции Российской Федерации, федеральных законов, постановлениями ЦИК, общепризнанными принципами и нормами международного права. При этом он должен руководствоваться принципами политической нейтральности, беспристрастности, уважения национального суверенитета Российской Федерации, отказа от выражения каких бы то ни было предпочтений по отношению к избирательным комиссиям, органам государственной власти, иным государственным органам и органам местного самоуправления, должностным лицам, участникам избирательного процесса. Таким образом, статус международного наблюдателя представляет собой не просто формальное разрешение на присутствие, но сложную систему прав и обязанностей, направленную на обеспечение прозрачности и легитимности избирательного процесса через диалог и взаимное уважение.</w:t>
      </w:r>
    </w:p>
    <w:p w:rsidR="004241FB" w:rsidRPr="004241FB" w:rsidRDefault="004241FB" w:rsidP="004241FB">
      <w:pPr>
        <w:spacing w:line="276" w:lineRule="auto"/>
        <w:rPr>
          <w:rFonts w:ascii="Times New Roman" w:hAnsi="Times New Roman" w:cs="Times New Roman"/>
          <w:b/>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Символика прозрачности и российская правовая традиция</w:t>
      </w:r>
    </w:p>
    <w:p w:rsidR="004241FB" w:rsidRPr="004241FB" w:rsidRDefault="004241FB" w:rsidP="004241FB">
      <w:pPr>
        <w:spacing w:line="276" w:lineRule="auto"/>
        <w:rPr>
          <w:rFonts w:ascii="Times New Roman" w:hAnsi="Times New Roman" w:cs="Times New Roman"/>
          <w:sz w:val="24"/>
          <w:szCs w:val="24"/>
        </w:rPr>
      </w:pPr>
      <w:del w:id="1039" w:author="Рецензент" w:date="2026-10-01T12:00:00Z">
        <w:r>
          <w:rPr>
            <w:rFonts w:ascii="Times New Roman" w:hAnsi="Times New Roman" w:cs="Times New Roman"/>
            <w:sz w:val="24"/>
            <w:szCs w:val="24"/>
          </w:rPr>
          <w:delText xml:space="preserve">Как показывает анализ российской правовой традиции, в ней важное место занимает символическое кодирование правовых явлений</w:delText>
        </w:r>
      </w:del>
      <w:commentRangeStart w:id="9"/>
      <w:ins w:id="1040" w:author="Рецензент" w:date="2026-10-01T12:00:00Z">
        <w:r>
          <w:rPr>
            <w:rFonts w:ascii="Times New Roman" w:hAnsi="Times New Roman" w:cs="Times New Roman"/>
            <w:sz w:val="24"/>
            <w:szCs w:val="24"/>
          </w:rPr>
          <w:t xml:space="preserve">Для российской правовой традиции характерно</w:t>
        </w:r>
      </w:ins>
      <w:commentRangeEnd w:id="9"/>
      <w:r>
        <w:rPr>
          <w:rStyle w:val="CommentReference"/>
        </w:rPr>
        <w:commentReference w:id="9"/>
      </w:r>
      <w:ins w:id="1041" w:author="Рецензент" w:date="2026-10-01T12:00:00Z">
        <w:r>
          <w:rPr>
            <w:rFonts w:ascii="Times New Roman" w:hAnsi="Times New Roman" w:cs="Times New Roman"/>
            <w:sz w:val="24"/>
            <w:szCs w:val="24"/>
          </w:rPr>
          <w:t xml:space="preserve"> символическое кодирование правовых явлений [12]: легитимность власти должна быть не только нормативно закреплена, но и зримо удостоверена</w:t>
        </w:r>
      </w:ins>
      <w:r>
        <w:rPr>
          <w:rFonts w:ascii="Times New Roman" w:hAnsi="Times New Roman" w:cs="Times New Roman"/>
          <w:sz w:val="24"/>
          <w:szCs w:val="24"/>
        </w:rPr>
        <w:t xml:space="preserve">. В ходе наблюдения на участке № 2098 было зафиксировано, что технические средства обеспечения прозрачности — системы видеонаблюдения с трансляцией изображения в сеть «Интернет», прозрачные урны, открытый доступ к информационным стендам — выполняют не только утилитарную функцию контроля, но и символическую. Они выступают визуальными маркерами «честности» и «открытости», формируя коллективное представление о справедливости процедуры.</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Видеонаблюдение представляет собой не просто техническое средство фиксации, но технологию конструирования доверия. Оно создаёт </w:t>
      </w:r>
      <w:commentRangeStart w:id="10"/>
      <w:r>
        <w:rPr>
          <w:rFonts w:ascii="Times New Roman" w:hAnsi="Times New Roman" w:cs="Times New Roman"/>
          <w:sz w:val="24"/>
          <w:szCs w:val="24"/>
        </w:rPr>
        <w:t xml:space="preserve">эффект тотальной видимости</w:t>
      </w:r>
      <w:commentRangeEnd w:id="10"/>
      <w:r>
        <w:rPr>
          <w:rStyle w:val="CommentReference"/>
        </w:rPr>
        <w:commentReference w:id="10"/>
      </w:r>
      <w:r>
        <w:rPr>
          <w:rFonts w:ascii="Times New Roman" w:hAnsi="Times New Roman" w:cs="Times New Roman"/>
          <w:sz w:val="24"/>
          <w:szCs w:val="24"/>
        </w:rPr>
        <w:t xml:space="preserve">, при котором каждое действие членов избирательной комиссии становится потенциально наблюдаемым. Это формирует особую атмосферу ответственности и дисциплины, способствующую соблюдению правовых норм. Согласно Федеральному закону «О выборах депутатов Государственной Думы Федерального Собрания Российской Федерации», установку в помещениях для голосования средств видеонаблюдения и трансляции изображения, трансляцию изображения в сети «Интернет», а также хранение соответствующих видеозаписей организует и обеспечивает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w:t>
      </w:r>
      <w:ins w:id="1042" w:author="Рецензент" w:date="2026-10-01T12:00:00Z">
        <w:r>
          <w:rPr>
            <w:rFonts w:ascii="Times New Roman" w:hAnsi="Times New Roman" w:cs="Times New Roman"/>
            <w:sz w:val="24"/>
            <w:szCs w:val="24"/>
          </w:rPr>
          <w:t xml:space="preserve"> [2, ст. 78]</w:t>
        </w:r>
      </w:ins>
      <w:r>
        <w:rPr>
          <w:rFonts w:ascii="Times New Roman" w:hAnsi="Times New Roman" w:cs="Times New Roman"/>
          <w:sz w:val="24"/>
          <w:szCs w:val="24"/>
        </w:rPr>
        <w:t xml:space="preserve">. Важно отметить, что видеонаблюдение не заменяет собой непосредственное присутствие наблюдателей, но дополняет его, создавая многоуровневую систему контроля. </w:t>
      </w:r>
      <w:del w:id="1043" w:author="Рецензент" w:date="2026-10-01T12:00:00Z">
        <w:r>
          <w:rPr>
            <w:rFonts w:ascii="Times New Roman" w:hAnsi="Times New Roman" w:cs="Times New Roman"/>
            <w:sz w:val="24"/>
            <w:szCs w:val="24"/>
          </w:rPr>
          <w:delText xml:space="preserve">Как показывает практика, сочетание технического и человеческого мониторинга</w:delText>
        </w:r>
      </w:del>
      <w:ins w:id="1044" w:author="Рецензент" w:date="2026-10-01T12:00:00Z">
        <w:r>
          <w:rPr>
            <w:rFonts w:ascii="Times New Roman" w:hAnsi="Times New Roman" w:cs="Times New Roman"/>
            <w:sz w:val="24"/>
            <w:szCs w:val="24"/>
          </w:rPr>
          <w:t xml:space="preserve">Сочетание технического и человеческого мониторинга, как представляется,</w:t>
        </w:r>
      </w:ins>
      <w:r>
        <w:rPr>
          <w:rFonts w:ascii="Times New Roman" w:hAnsi="Times New Roman" w:cs="Times New Roman"/>
          <w:sz w:val="24"/>
          <w:szCs w:val="24"/>
        </w:rPr>
        <w:t xml:space="preserve"> обеспечивает более высокую степень прозрачности, чем каждый из этих элементов по отдельности.</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Информационный стенд участка, содержащий сведения о кандидатах, образцы бюллетеней и выдержки из законодательства, структурирует правовое пространство избирателя, делая его понятным и предсказуемым. Согласно требованиям Федерального закона, на информационном стенде УИК размещает информацию обо всех федеральных списках кандидатов, внесённых в избирательный бюллетень, и о выдвинувших их политических партиях, а также о каждом зарегистрированном кандидате, внесённом в избирательный бюллетень для голосования по соответствующему одномандатному избирательному округу</w:t>
      </w:r>
      <w:ins w:id="1045" w:author="Рецензент" w:date="2026-10-01T12:00:00Z">
        <w:r>
          <w:rPr>
            <w:rFonts w:ascii="Times New Roman" w:hAnsi="Times New Roman" w:cs="Times New Roman"/>
            <w:sz w:val="24"/>
            <w:szCs w:val="24"/>
          </w:rPr>
          <w:t xml:space="preserve"> [2, ст. 78]</w:t>
        </w:r>
      </w:ins>
      <w:r>
        <w:rPr>
          <w:rFonts w:ascii="Times New Roman" w:hAnsi="Times New Roman" w:cs="Times New Roman"/>
          <w:sz w:val="24"/>
          <w:szCs w:val="24"/>
        </w:rPr>
        <w:t xml:space="preserve">. На участке № 2098 информационный стенд был оформлен в полном соответствии с установленными требованиями: на нём размещались наименования политических партий и их эмблемы, фамилии, имена и отчества зарегистрированных кандидатов, биографические данные, сведения о доходах и об имуществе кандидатов, образцы заполненных избирательных бюллетеней, извлечения из уголовного и административного законодательства Российской Федерации, касающиеся ответственности за нарушение законодательства о выборах. Такое информационное наполнение стенда превращает его из простого носителя информации в пространство правовой коммуникации, где абстрактные нормы права становятся конкретными и доступными для понимания. Избиратель получает возможность не только ознакомиться с кандидатами, но и понять правовые последствия своих действий, что способствует осознанному волеизъявлению.</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Стационарные ящики для голосования были изготовлены из прозрачного или полупрозрачного материала в соответствии с нормативами технологического оборудования, утверждёнными ЦИК</w:t>
      </w:r>
      <w:ins w:id="1046" w:author="Рецензент" w:date="2026-10-01T12:00:00Z">
        <w:r>
          <w:rPr>
            <w:rFonts w:ascii="Times New Roman" w:hAnsi="Times New Roman" w:cs="Times New Roman"/>
            <w:sz w:val="24"/>
            <w:szCs w:val="24"/>
          </w:rPr>
          <w:t xml:space="preserve"> [2, ст. 78]</w:t>
        </w:r>
      </w:ins>
      <w:r>
        <w:rPr>
          <w:rFonts w:ascii="Times New Roman" w:hAnsi="Times New Roman" w:cs="Times New Roman"/>
          <w:sz w:val="24"/>
          <w:szCs w:val="24"/>
        </w:rPr>
        <w:t xml:space="preserve">. Это техническое решение имеет глубокое символическое значение: прозрачность урны визуализирует идею открытости и честности избирательного процесса. Согласно процедуре, перед началом голосования председатель УИК предъявляет к осмотру членам УИК, присутствующим избирателям, представителям политических партий и кандидатов, представителям аккредитованных СМИ, национальным и иностранным (международным) наблюдателям пустые переносные и стационарные ящики для голосования, которые затем опечатываются печатью УИК (пломбируются)</w:t>
      </w:r>
      <w:ins w:id="1047" w:author="Рецензент" w:date="2026-10-01T12:00:00Z">
        <w:r>
          <w:rPr>
            <w:rFonts w:ascii="Times New Roman" w:hAnsi="Times New Roman" w:cs="Times New Roman"/>
            <w:sz w:val="24"/>
            <w:szCs w:val="24"/>
          </w:rPr>
          <w:t xml:space="preserve"> [9]</w:t>
        </w:r>
      </w:ins>
      <w:r>
        <w:rPr>
          <w:rFonts w:ascii="Times New Roman" w:hAnsi="Times New Roman" w:cs="Times New Roman"/>
          <w:sz w:val="24"/>
          <w:szCs w:val="24"/>
        </w:rPr>
        <w:t xml:space="preserve">. Эта процедура демонстрирует отсутствие предварительного заполнения урн и создаёт уверенность в чистоте голосования. Таким образом, символика прозрачности в избирательном процессе представляет собой сложную систему визуальных и технических средств, направленных на конструирование доверия и легитимности. Каждый элемент этой системы выполняет не только утилитарную, но и символическую функцию, формируя коллективное представление о справедливости и открытости процедуры.</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Коммуникативная практика на избирательном участке</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Непосредственное взаимодействие с членами участковой избирательной комиссии (УИК) продемонстрировало высокий уровень правовой культуры организаторов выборов. Процедура идентификации личности наблюдателя, предъявление аккредитационного удостоверения и паспорта, установление рабочего контакта с председателем УИК были выполнены в строгом соответствии с регламентом, но при этом носили характер доброжелательного диалога. </w:t>
      </w:r>
      <w:commentRangeStart w:id="11"/>
      <w:r>
        <w:rPr>
          <w:rFonts w:ascii="Times New Roman" w:hAnsi="Times New Roman" w:cs="Times New Roman"/>
          <w:sz w:val="24"/>
          <w:szCs w:val="24"/>
        </w:rPr>
        <w:t xml:space="preserve">Согласно инструкции </w:t>
      </w:r>
      <w:del w:id="1048" w:author="Рецензент" w:date="2026-10-01T12:00:00Z">
        <w:r>
          <w:rPr>
            <w:rFonts w:ascii="Times New Roman" w:hAnsi="Times New Roman" w:cs="Times New Roman"/>
            <w:sz w:val="24"/>
            <w:szCs w:val="24"/>
          </w:rPr>
          <w:delText xml:space="preserve">для международных наблюдателей, по прибытии на избирательный участок следует предъявить указанные документы организаторам выборов, сообщив им, что Вы международный наблюдатель от МПА СНГ</w:delText>
        </w:r>
      </w:del>
      <w:ins w:id="1049" w:author="Рецензент" w:date="2026-10-01T12:00:00Z">
        <w:r>
          <w:rPr>
            <w:rFonts w:ascii="Times New Roman" w:hAnsi="Times New Roman" w:cs="Times New Roman"/>
            <w:sz w:val="24"/>
            <w:szCs w:val="24"/>
          </w:rPr>
          <w:t xml:space="preserve">МИМРД МПА СНГ</w:t>
        </w:r>
      </w:ins>
      <w:commentRangeEnd w:id="11"/>
      <w:r>
        <w:rPr>
          <w:rStyle w:val="CommentReference"/>
        </w:rPr>
        <w:commentReference w:id="11"/>
      </w:r>
      <w:ins w:id="1050" w:author="Рецензент" w:date="2026-10-01T12:00:00Z">
        <w:r>
          <w:rPr>
            <w:rFonts w:ascii="Times New Roman" w:hAnsi="Times New Roman" w:cs="Times New Roman"/>
            <w:sz w:val="24"/>
            <w:szCs w:val="24"/>
          </w:rPr>
          <w:t xml:space="preserve">, «по прибытии на избирательный участок следует предъявить указанные документы организаторам выборов, сообщив им, что Вы международный наблюдатель от МПА СНГ» [10]</w:t>
        </w:r>
      </w:ins>
      <w:r>
        <w:rPr>
          <w:rFonts w:ascii="Times New Roman" w:hAnsi="Times New Roman" w:cs="Times New Roman"/>
          <w:sz w:val="24"/>
          <w:szCs w:val="24"/>
        </w:rPr>
        <w:t xml:space="preserve">. На участке № 2098 эта процедура была выполнена без каких-либо затруднений. Председатель </w:t>
      </w:r>
      <w:del w:id="1051" w:author="Рецензент" w:date="2026-10-01T12:00:00Z">
        <w:r>
          <w:rPr>
            <w:rFonts w:ascii="Times New Roman" w:hAnsi="Times New Roman" w:cs="Times New Roman"/>
            <w:sz w:val="24"/>
            <w:szCs w:val="24"/>
          </w:rPr>
          <w:delText xml:space="preserve">УИК и её члены</w:delText>
        </w:r>
      </w:del>
      <w:ins w:id="1052" w:author="Рецензент" w:date="2026-10-01T12:00:00Z">
        <w:r>
          <w:rPr>
            <w:rFonts w:ascii="Times New Roman" w:hAnsi="Times New Roman" w:cs="Times New Roman"/>
            <w:sz w:val="24"/>
            <w:szCs w:val="24"/>
          </w:rPr>
          <w:t xml:space="preserve">и члены УИК</w:t>
        </w:r>
      </w:ins>
      <w:r>
        <w:rPr>
          <w:rFonts w:ascii="Times New Roman" w:hAnsi="Times New Roman" w:cs="Times New Roman"/>
          <w:sz w:val="24"/>
          <w:szCs w:val="24"/>
        </w:rPr>
        <w:t xml:space="preserve"> проявили высокую степень профессионализма, были открыты к диалогу и своевременно предоставляли всю запрашиваемую информацию, не чиня препятствий в осуществлении наблюдательных функций.</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ходе наблюдения </w:t>
      </w:r>
      <w:del w:id="1053" w:author="Рецензент" w:date="2026-10-01T12:00:00Z">
        <w:r>
          <w:rPr>
            <w:rFonts w:ascii="Times New Roman" w:hAnsi="Times New Roman" w:cs="Times New Roman"/>
            <w:sz w:val="24"/>
            <w:szCs w:val="24"/>
          </w:rPr>
          <w:delText xml:space="preserve">мне</w:delText>
        </w:r>
      </w:del>
      <w:ins w:id="1054" w:author="Рецензент" w:date="2026-10-01T12:00:00Z">
        <w:r>
          <w:rPr>
            <w:rFonts w:ascii="Times New Roman" w:hAnsi="Times New Roman" w:cs="Times New Roman"/>
            <w:sz w:val="24"/>
            <w:szCs w:val="24"/>
          </w:rPr>
          <w:t xml:space="preserve">автору</w:t>
        </w:r>
      </w:ins>
      <w:r>
        <w:rPr>
          <w:rFonts w:ascii="Times New Roman" w:hAnsi="Times New Roman" w:cs="Times New Roman"/>
          <w:sz w:val="24"/>
          <w:szCs w:val="24"/>
        </w:rPr>
        <w:t xml:space="preserve"> удалось установить контакт и провести рабочие беседы с представителями </w:t>
      </w:r>
      <w:commentRangeStart w:id="12"/>
      <w:r>
        <w:rPr>
          <w:rFonts w:ascii="Times New Roman" w:hAnsi="Times New Roman" w:cs="Times New Roman"/>
          <w:sz w:val="24"/>
          <w:szCs w:val="24"/>
        </w:rPr>
        <w:t xml:space="preserve">трёх участковых избирательных комиссий</w:t>
      </w:r>
      <w:commentRangeEnd w:id="12"/>
      <w:r>
        <w:rPr>
          <w:rStyle w:val="CommentReference"/>
        </w:rPr>
        <w:commentReference w:id="12"/>
      </w:r>
      <w:r>
        <w:rPr>
          <w:rFonts w:ascii="Times New Roman" w:hAnsi="Times New Roman" w:cs="Times New Roman"/>
          <w:sz w:val="24"/>
          <w:szCs w:val="24"/>
        </w:rPr>
        <w:t xml:space="preserve">. Взаимодействие носило </w:t>
      </w:r>
      <w:del w:id="1055" w:author="Рецензент" w:date="2026-10-01T12:00:00Z">
        <w:r>
          <w:rPr>
            <w:rFonts w:ascii="Times New Roman" w:hAnsi="Times New Roman" w:cs="Times New Roman"/>
            <w:sz w:val="24"/>
            <w:szCs w:val="24"/>
          </w:rPr>
          <w:delText xml:space="preserve">исключительно формально-приветливый</w:delText>
        </w:r>
      </w:del>
      <w:ins w:id="1056" w:author="Рецензент" w:date="2026-10-01T12:00:00Z">
        <w:r>
          <w:rPr>
            <w:rFonts w:ascii="Times New Roman" w:hAnsi="Times New Roman" w:cs="Times New Roman"/>
            <w:sz w:val="24"/>
            <w:szCs w:val="24"/>
          </w:rPr>
          <w:t xml:space="preserve">корректный, доброжелательный</w:t>
        </w:r>
      </w:ins>
      <w:r>
        <w:rPr>
          <w:rFonts w:ascii="Times New Roman" w:hAnsi="Times New Roman" w:cs="Times New Roman"/>
          <w:sz w:val="24"/>
          <w:szCs w:val="24"/>
        </w:rPr>
        <w:t xml:space="preserve"> и конструктивный характер. Члены комиссий продемонстрировали знание регламента и корректность в общении с участниками процесса и наблюдателями. С философско-правовой точки зрения, такой диалог представляет собой не просто формальное соблюдение процедур, но акт коммуникативной рациональности, в котором достигается взаимопонимание и консенсус относительно правил </w:t>
      </w:r>
      <w:del w:id="1057" w:author="Рецензент" w:date="2026-10-01T12:00:00Z">
        <w:r>
          <w:rPr>
            <w:rFonts w:ascii="Times New Roman" w:hAnsi="Times New Roman" w:cs="Times New Roman"/>
            <w:sz w:val="24"/>
            <w:szCs w:val="24"/>
          </w:rPr>
          <w:delText xml:space="preserve">игры</w:delText>
        </w:r>
      </w:del>
      <w:ins w:id="1058" w:author="Рецензент" w:date="2026-10-01T12:00:00Z">
        <w:r>
          <w:rPr>
            <w:rFonts w:ascii="Times New Roman" w:hAnsi="Times New Roman" w:cs="Times New Roman"/>
            <w:sz w:val="24"/>
            <w:szCs w:val="24"/>
          </w:rPr>
          <w:t xml:space="preserve">взаимодействия [17]</w:t>
        </w:r>
      </w:ins>
      <w:r>
        <w:rPr>
          <w:rFonts w:ascii="Times New Roman" w:hAnsi="Times New Roman" w:cs="Times New Roman"/>
          <w:sz w:val="24"/>
          <w:szCs w:val="24"/>
        </w:rPr>
        <w:t xml:space="preserve">. Наблюдатель и члены УИК выступают не как оппоненты, а как партнёры в общем деле обеспечения прозрачности и легитимности избирательного процесса.</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На участке </w:t>
      </w:r>
      <w:del w:id="1059" w:author="Рецензент" w:date="2026-10-01T12:00:00Z">
        <w:r>
          <w:rPr>
            <w:rFonts w:ascii="Times New Roman" w:hAnsi="Times New Roman" w:cs="Times New Roman"/>
            <w:sz w:val="24"/>
            <w:szCs w:val="24"/>
          </w:rPr>
          <w:delText xml:space="preserve">мне</w:delText>
        </w:r>
      </w:del>
      <w:ins w:id="1060" w:author="Рецензент" w:date="2026-10-01T12:00:00Z">
        <w:r>
          <w:rPr>
            <w:rFonts w:ascii="Times New Roman" w:hAnsi="Times New Roman" w:cs="Times New Roman"/>
            <w:sz w:val="24"/>
            <w:szCs w:val="24"/>
          </w:rPr>
          <w:t xml:space="preserve">автору</w:t>
        </w:r>
      </w:ins>
      <w:r>
        <w:rPr>
          <w:rFonts w:ascii="Times New Roman" w:hAnsi="Times New Roman" w:cs="Times New Roman"/>
          <w:sz w:val="24"/>
          <w:szCs w:val="24"/>
        </w:rPr>
        <w:t xml:space="preserve"> была предоставлена возможность детально ознакомиться с необходимой документацией, включая сведения о числе избирателей, включённых в список на данном участке, данные о количестве выданных избирательных бюллетеней, информацию о работе членов комиссии и ходе голосования. </w:t>
      </w:r>
      <w:commentRangeStart w:id="13"/>
      <w:r>
        <w:rPr>
          <w:rFonts w:ascii="Times New Roman" w:hAnsi="Times New Roman" w:cs="Times New Roman"/>
          <w:sz w:val="24"/>
          <w:szCs w:val="24"/>
        </w:rPr>
        <w:t xml:space="preserve">Согласно </w:t>
      </w:r>
      <w:del w:id="1061" w:author="Рецензент" w:date="2026-10-01T12:00:00Z">
        <w:r>
          <w:rPr>
            <w:rFonts w:ascii="Times New Roman" w:hAnsi="Times New Roman" w:cs="Times New Roman"/>
            <w:sz w:val="24"/>
            <w:szCs w:val="24"/>
          </w:rPr>
          <w:delText xml:space="preserve">Федеральному закону</w:delText>
        </w:r>
      </w:del>
      <w:ins w:id="1062" w:author="Рецензент" w:date="2026-10-01T12:00:00Z">
        <w:r>
          <w:rPr>
            <w:rFonts w:ascii="Times New Roman" w:hAnsi="Times New Roman" w:cs="Times New Roman"/>
            <w:sz w:val="24"/>
            <w:szCs w:val="24"/>
          </w:rPr>
          <w:t xml:space="preserve">Разъяснениям ЦИК России [4]</w:t>
        </w:r>
      </w:ins>
      <w:commentRangeEnd w:id="13"/>
      <w:r>
        <w:rPr>
          <w:rStyle w:val="CommentReference"/>
        </w:rPr>
        <w:commentReference w:id="13"/>
      </w:r>
      <w:r>
        <w:rPr>
          <w:rFonts w:ascii="Times New Roman" w:hAnsi="Times New Roman" w:cs="Times New Roman"/>
          <w:sz w:val="24"/>
          <w:szCs w:val="24"/>
        </w:rPr>
        <w:t xml:space="preserve">, международные наблюдатели вправе иметь доступ ко всем документам (не затрагивающим интересы национальной безопасности и не содержащим информацию конфиденциального характера), регулирующим избирательный процесс по выборам депутатов Государственной Думы, получать от избирательных комиссий необходимую информацию и заверенные копии протоколов УИК и ТИК об итогах голосования, заверенные копии протоколов ИКС и ТИК о результатах выборов по одномандатному избирательному округу и об итогах голосования по федеральному избирательному округу на территории одномандатного избирательного округа. Такая открытость информации создаёт условия для полноценной правовой коммуникации, в которой наблюдатель может не только фиксировать факты, но и понимать их смысл и контекст. Это способствует формированию объективной картины избирательного процесса и повышает степень доверия к его результатам.</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Общая атмосфера на избирательном участке № 2098 </w:t>
      </w:r>
      <w:del w:id="1063" w:author="Рецензент" w:date="2026-10-01T12:00:00Z">
        <w:r>
          <w:rPr>
            <w:rFonts w:ascii="Times New Roman" w:hAnsi="Times New Roman" w:cs="Times New Roman"/>
            <w:sz w:val="24"/>
            <w:szCs w:val="24"/>
          </w:rPr>
          <w:delText xml:space="preserve">и в целом по округу оценивается</w:delText>
        </w:r>
      </w:del>
      <w:commentRangeStart w:id="14"/>
      <w:ins w:id="1064" w:author="Рецензент" w:date="2026-10-01T12:00:00Z">
        <w:r>
          <w:rPr>
            <w:rFonts w:ascii="Times New Roman" w:hAnsi="Times New Roman" w:cs="Times New Roman"/>
            <w:sz w:val="24"/>
            <w:szCs w:val="24"/>
          </w:rPr>
          <w:t xml:space="preserve">оценивается</w:t>
        </w:r>
      </w:ins>
      <w:r>
        <w:rPr>
          <w:rFonts w:ascii="Times New Roman" w:hAnsi="Times New Roman" w:cs="Times New Roman"/>
          <w:sz w:val="24"/>
          <w:szCs w:val="24"/>
        </w:rPr>
        <w:t xml:space="preserve"> как спокойная и деловая</w:t>
      </w:r>
      <w:commentRangeEnd w:id="14"/>
      <w:r>
        <w:rPr>
          <w:rStyle w:val="CommentReference"/>
        </w:rPr>
        <w:commentReference w:id="14"/>
      </w:r>
      <w:r>
        <w:rPr>
          <w:rFonts w:ascii="Times New Roman" w:hAnsi="Times New Roman" w:cs="Times New Roman"/>
          <w:sz w:val="24"/>
          <w:szCs w:val="24"/>
        </w:rPr>
        <w:t xml:space="preserve">. Признаков организованного подвоза избирателей, агитации в день голосования или иного давления на волеизъявление граждан зафиксировано не было. Явка избирателей на момент </w:t>
      </w:r>
      <w:del w:id="1065" w:author="Рецензент" w:date="2026-10-01T12:00:00Z">
        <w:r>
          <w:rPr>
            <w:rFonts w:ascii="Times New Roman" w:hAnsi="Times New Roman" w:cs="Times New Roman"/>
            <w:sz w:val="24"/>
            <w:szCs w:val="24"/>
          </w:rPr>
          <w:delText xml:space="preserve">моего наблюдения была стабильной и</w:delText>
        </w:r>
      </w:del>
      <w:ins w:id="1066" w:author="Рецензент" w:date="2026-10-01T12:00:00Z">
        <w:r>
          <w:rPr>
            <w:rFonts w:ascii="Times New Roman" w:hAnsi="Times New Roman" w:cs="Times New Roman"/>
            <w:sz w:val="24"/>
            <w:szCs w:val="24"/>
          </w:rPr>
          <w:t xml:space="preserve">наблюдения</w:t>
        </w:r>
      </w:ins>
      <w:r>
        <w:rPr>
          <w:rFonts w:ascii="Times New Roman" w:hAnsi="Times New Roman" w:cs="Times New Roman"/>
          <w:sz w:val="24"/>
          <w:szCs w:val="24"/>
        </w:rPr>
        <w:t xml:space="preserve"> составила </w:t>
      </w:r>
      <w:commentRangeStart w:id="15"/>
      <w:r>
        <w:rPr>
          <w:rFonts w:ascii="Times New Roman" w:hAnsi="Times New Roman" w:cs="Times New Roman"/>
          <w:sz w:val="24"/>
          <w:szCs w:val="24"/>
        </w:rPr>
        <w:t xml:space="preserve">около 40–45 процентов</w:t>
      </w:r>
      <w:commentRangeEnd w:id="15"/>
      <w:r>
        <w:rPr>
          <w:rStyle w:val="CommentReference"/>
        </w:rPr>
        <w:commentReference w:id="15"/>
      </w:r>
      <w:r>
        <w:rPr>
          <w:rFonts w:ascii="Times New Roman" w:hAnsi="Times New Roman" w:cs="Times New Roman"/>
          <w:sz w:val="24"/>
          <w:szCs w:val="24"/>
        </w:rPr>
        <w:t xml:space="preserve">. Данный показатель является характерным для заключительного дня многодневного голосования и свидетельствует о планомерном, а не хаотичном характере участия граждан в выборах. Избиратели подходили к участку в течение всего дня, процедура получения бюллетеней и голосования проходила без очередей и задержек. Важно отметить, что многодневное голосование (18–20 сентября) позволило снизить пиковые нагрузки </w:t>
      </w:r>
      <w:del w:id="1067" w:author="Рецензент" w:date="2026-10-01T12:00:00Z">
        <w:r>
          <w:rPr>
            <w:rFonts w:ascii="Times New Roman" w:hAnsi="Times New Roman" w:cs="Times New Roman"/>
            <w:sz w:val="24"/>
            <w:szCs w:val="24"/>
          </w:rPr>
          <w:delText xml:space="preserve">и обеспечить более вдумчивое участие граждан</w:delText>
        </w:r>
      </w:del>
      <w:ins w:id="1068" w:author="Рецензент" w:date="2026-10-01T12:00:00Z">
        <w:r>
          <w:rPr>
            <w:rFonts w:ascii="Times New Roman" w:hAnsi="Times New Roman" w:cs="Times New Roman"/>
            <w:sz w:val="24"/>
            <w:szCs w:val="24"/>
          </w:rPr>
          <w:t xml:space="preserve">на участок и распределить поток избирателей более равномерно</w:t>
        </w:r>
      </w:ins>
      <w:r>
        <w:rPr>
          <w:rFonts w:ascii="Times New Roman" w:hAnsi="Times New Roman" w:cs="Times New Roman"/>
          <w:sz w:val="24"/>
          <w:szCs w:val="24"/>
        </w:rPr>
        <w:t xml:space="preserve">. </w:t>
      </w:r>
      <w:del w:id="1069" w:author="Рецензент" w:date="2026-10-01T12:00:00Z">
        <w:r>
          <w:rPr>
            <w:rFonts w:ascii="Times New Roman" w:hAnsi="Times New Roman" w:cs="Times New Roman"/>
            <w:sz w:val="24"/>
            <w:szCs w:val="24"/>
          </w:rPr>
          <w:delText xml:space="preserve">Согласно постановлению ЦИК от 17 июня 2026 года, голосование проводилось в течение трёх дней подряд, что соответствовало Положению об особенностях голосования, установления итогов голосования в случае принятия решения о проведении голосования на выборах, референдумах в течение нескольких дней подряд</w:delText>
        </w:r>
      </w:del>
      <w:ins w:id="1070" w:author="Рецензент" w:date="2026-10-01T12:00:00Z">
        <w:r>
          <w:rPr>
            <w:rFonts w:ascii="Times New Roman" w:hAnsi="Times New Roman" w:cs="Times New Roman"/>
            <w:sz w:val="24"/>
            <w:szCs w:val="24"/>
          </w:rPr>
          <w:t xml:space="preserve">Голосование проводилось в течение трёх дней подряд — 18, 19 и 20 сентября 2026 года — на основании статьи 80.1 Федерального закона и </w:t>
        </w:r>
      </w:ins>
      <w:commentRangeStart w:id="16"/>
      <w:ins w:id="1071" w:author="Рецензент" w:date="2026-10-01T12:00:00Z">
        <w:r>
          <w:rPr>
            <w:rFonts w:ascii="Times New Roman" w:hAnsi="Times New Roman" w:cs="Times New Roman"/>
            <w:sz w:val="24"/>
            <w:szCs w:val="24"/>
          </w:rPr>
          <w:t xml:space="preserve">постановления ЦИК России от 17 июня 2026 года № 9/90-9</w:t>
        </w:r>
      </w:ins>
      <w:commentRangeEnd w:id="16"/>
      <w:r>
        <w:rPr>
          <w:rStyle w:val="CommentReference"/>
        </w:rPr>
        <w:commentReference w:id="16"/>
      </w:r>
      <w:ins w:id="1072" w:author="Рецензент" w:date="2026-10-01T12:00:00Z">
        <w:r>
          <w:rPr>
            <w:rFonts w:ascii="Times New Roman" w:hAnsi="Times New Roman" w:cs="Times New Roman"/>
            <w:sz w:val="24"/>
            <w:szCs w:val="24"/>
          </w:rPr>
          <w:t xml:space="preserve"> [2; 5] в порядке, установленном Положением об особенностях голосования, установления итогов голосования в случае принятия решения о проведении голосования на выборах, референдумах в течение нескольких дней подряд (постановление ЦИК России от 8 июня 2022 года № 86/718-8) [9]</w:t>
        </w:r>
      </w:ins>
      <w:r>
        <w:rPr>
          <w:rFonts w:ascii="Times New Roman" w:hAnsi="Times New Roman" w:cs="Times New Roman"/>
          <w:sz w:val="24"/>
          <w:szCs w:val="24"/>
        </w:rPr>
        <w:t xml:space="preserve">. Такое решение </w:t>
      </w:r>
      <w:del w:id="1073" w:author="Рецензент" w:date="2026-10-01T12:00:00Z">
        <w:r>
          <w:rPr>
            <w:rFonts w:ascii="Times New Roman" w:hAnsi="Times New Roman" w:cs="Times New Roman"/>
            <w:sz w:val="24"/>
            <w:szCs w:val="24"/>
          </w:rPr>
          <w:delText xml:space="preserve">организаторов выборов демонстрирует заботу о комфорте избирателей и стремление обеспечить максимальную доступность голосования</w:delText>
        </w:r>
      </w:del>
      <w:ins w:id="1074" w:author="Рецензент" w:date="2026-10-01T12:00:00Z">
        <w:r>
          <w:rPr>
            <w:rFonts w:ascii="Times New Roman" w:hAnsi="Times New Roman" w:cs="Times New Roman"/>
            <w:sz w:val="24"/>
            <w:szCs w:val="24"/>
          </w:rPr>
          <w:t xml:space="preserve">направлено на повышение доступности голосования для избирателей</w:t>
        </w:r>
      </w:ins>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Change w:id="1002" w:author="Рецензент" w:date="2026-10-01T12:00:00Z">
            <w:rPr>
              <w:rFonts w:ascii="Times New Roman" w:hAnsi="Times New Roman" w:cs="Times New Roman"/>
              <w:sz w:val="24"/>
              <w:szCs w:val="24"/>
            </w:rPr>
          </w:rPrChange>
        </w:rPr>
        <w:t xml:space="preserve">Легитимация через прозрачность: выводы из практики наблюдения</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ходе мониторинга не было выявлено нарушений, ставящих под сомнение результаты голосования. Все процедуры — от выдачи бюллетеней до их размещения в стационарных ящиках — осуществлялись публично и гласно. Видеонаблюдение, охватывающее </w:t>
      </w:r>
      <w:del w:id="1075" w:author="Рецензент" w:date="2026-10-01T12:00:00Z">
        <w:r>
          <w:rPr>
            <w:rFonts w:ascii="Times New Roman" w:hAnsi="Times New Roman" w:cs="Times New Roman"/>
            <w:sz w:val="24"/>
            <w:szCs w:val="24"/>
          </w:rPr>
          <w:delText xml:space="preserve">все ключевые зоны участка, исключило возможность скрытых манипуляций, подтверждая тезис о том, что современное право конструируется через видимые, верифицируемые действия субъектов</w:delText>
        </w:r>
      </w:del>
      <w:ins w:id="1076" w:author="Рецензент" w:date="2026-10-01T12:00:00Z">
        <w:r>
          <w:rPr>
            <w:rFonts w:ascii="Times New Roman" w:hAnsi="Times New Roman" w:cs="Times New Roman"/>
            <w:sz w:val="24"/>
            <w:szCs w:val="24"/>
          </w:rPr>
          <w:t xml:space="preserve">ключевые зоны участка, </w:t>
        </w:r>
      </w:ins>
      <w:commentRangeStart w:id="17"/>
      <w:ins w:id="1077" w:author="Рецензент" w:date="2026-10-01T12:00:00Z">
        <w:r>
          <w:rPr>
            <w:rFonts w:ascii="Times New Roman" w:hAnsi="Times New Roman" w:cs="Times New Roman"/>
            <w:sz w:val="24"/>
            <w:szCs w:val="24"/>
          </w:rPr>
          <w:t xml:space="preserve">существенно ограничивало возможность скрытых манипуляций</w:t>
        </w:r>
      </w:ins>
      <w:commentRangeEnd w:id="17"/>
      <w:r>
        <w:rPr>
          <w:rStyle w:val="CommentReference"/>
        </w:rPr>
        <w:commentReference w:id="17"/>
      </w:r>
      <w:ins w:id="1078" w:author="Рецензент" w:date="2026-10-01T12:00:00Z">
        <w:r>
          <w:rPr>
            <w:rFonts w:ascii="Times New Roman" w:hAnsi="Times New Roman" w:cs="Times New Roman"/>
            <w:sz w:val="24"/>
            <w:szCs w:val="24"/>
          </w:rPr>
          <w:t xml:space="preserve">, что иллюстрирует тезис о конструировании правовой реальности через видимые, верифицируемые действия субъектов [13; 18]</w:t>
        </w:r>
      </w:ins>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commentRangeStart w:id="18"/>
      <w:r>
        <w:rPr>
          <w:rFonts w:ascii="Times New Roman" w:hAnsi="Times New Roman" w:cs="Times New Roman"/>
          <w:sz w:val="24"/>
          <w:szCs w:val="24"/>
        </w:rPr>
        <w:t xml:space="preserve">По результатам наблюдения можно констатировать</w:t>
      </w:r>
      <w:commentRangeEnd w:id="18"/>
      <w:r>
        <w:rPr>
          <w:rStyle w:val="CommentReference"/>
        </w:rPr>
        <w:commentReference w:id="18"/>
      </w:r>
      <w:r>
        <w:rPr>
          <w:rFonts w:ascii="Times New Roman" w:hAnsi="Times New Roman" w:cs="Times New Roman"/>
          <w:sz w:val="24"/>
          <w:szCs w:val="24"/>
        </w:rPr>
        <w:t xml:space="preserve">, что голосование на посещённом участке проходило в строгом соответствии с законодательством Российской Федерации. Были соблюдены все ключевые демократические принципы, закреплённые как в национальном законодательстве, так и в международных стандартах Содружества Независимых Государств. Равное избирательное право проявилось в том, что каждый избиратель имел один голос и равные возможности для его реализации. Процедура идентификации личности и проверки включения в список избирателей проводилась единообразно для всех граждан. Согласно Федеральному закону, избирательные бюллетени выдаются избирателям, включённым в список избирателей, по предъявлении паспорта или документа, заменяющего паспорт гражданина</w:t>
      </w:r>
      <w:ins w:id="1079" w:author="Рецензент" w:date="2026-10-01T12:00:00Z">
        <w:r>
          <w:rPr>
            <w:rFonts w:ascii="Times New Roman" w:hAnsi="Times New Roman" w:cs="Times New Roman"/>
            <w:sz w:val="24"/>
            <w:szCs w:val="24"/>
          </w:rPr>
          <w:t xml:space="preserve"> [2, ст. 81]</w:t>
        </w:r>
      </w:ins>
      <w:r>
        <w:rPr>
          <w:rFonts w:ascii="Times New Roman" w:hAnsi="Times New Roman" w:cs="Times New Roman"/>
          <w:sz w:val="24"/>
          <w:szCs w:val="24"/>
        </w:rPr>
        <w:t xml:space="preserve">. Прямое голосование выражалось в том, что избиратели голосовали за кандидатов и партийные списки непосредственно, без каких-либо промежуточных инстанций. Каждый гражданин лично принимал решение о своём волеизъявлении. </w:t>
      </w:r>
      <w:del w:id="1080" w:author="Рецензент" w:date="2026-10-01T12:00:00Z">
        <w:r>
          <w:rPr>
            <w:rFonts w:ascii="Times New Roman" w:hAnsi="Times New Roman" w:cs="Times New Roman"/>
            <w:sz w:val="24"/>
            <w:szCs w:val="24"/>
          </w:rPr>
          <w:delText xml:space="preserve">Голосование</w:delText>
        </w:r>
      </w:del>
      <w:ins w:id="1081" w:author="Рецензент" w:date="2026-10-01T12:00:00Z">
        <w:r>
          <w:rPr>
            <w:rFonts w:ascii="Times New Roman" w:hAnsi="Times New Roman" w:cs="Times New Roman"/>
            <w:sz w:val="24"/>
            <w:szCs w:val="24"/>
          </w:rPr>
          <w:t xml:space="preserve">Согласно закону, голосование</w:t>
        </w:r>
      </w:ins>
      <w:r>
        <w:rPr>
          <w:rFonts w:ascii="Times New Roman" w:hAnsi="Times New Roman" w:cs="Times New Roman"/>
          <w:sz w:val="24"/>
          <w:szCs w:val="24"/>
        </w:rPr>
        <w:t xml:space="preserve"> проводится путём внесения избирателем в избирательные бюллетени любого знака: в бюллетене для голосования по федеральному избирательному округу — в квадрат, относящийся к федеральному списку кандидатов, в пользу которого сделан выбор; в бюллетене для голосования по одномандатному избирательному округу — в квадрат, относящийся к кандидату, в пользу которого сделан выбор</w:t>
      </w:r>
      <w:ins w:id="1082" w:author="Рецензент" w:date="2026-10-01T12:00:00Z">
        <w:r>
          <w:rPr>
            <w:rFonts w:ascii="Times New Roman" w:hAnsi="Times New Roman" w:cs="Times New Roman"/>
            <w:sz w:val="24"/>
            <w:szCs w:val="24"/>
          </w:rPr>
          <w:t xml:space="preserve"> [2, ст. 81]</w:t>
        </w:r>
      </w:ins>
      <w:r>
        <w:rPr>
          <w:rFonts w:ascii="Times New Roman" w:hAnsi="Times New Roman" w:cs="Times New Roman"/>
          <w:sz w:val="24"/>
          <w:szCs w:val="24"/>
        </w:rPr>
        <w:t xml:space="preserve">. Тайное голосование гарантировалось оборудованием участка, наличием специально оборудованных кабин для заполнения бюллетеней и отсутствием посторонних лиц в момент волеизъявления. </w:t>
      </w:r>
      <w:del w:id="1083" w:author="Рецензент" w:date="2026-10-01T12:00:00Z">
        <w:r>
          <w:rPr>
            <w:rFonts w:ascii="Times New Roman" w:hAnsi="Times New Roman" w:cs="Times New Roman"/>
            <w:sz w:val="24"/>
            <w:szCs w:val="24"/>
          </w:rPr>
          <w:delText xml:space="preserve">Избирательные бюллетени заполняются в кабине или ином специально оборудованном месте для тайного голосования, где присутствие других лиц недопустимо</w:delText>
        </w:r>
      </w:del>
      <w:ins w:id="1084" w:author="Рецензент" w:date="2026-10-01T12:00:00Z">
        <w:r>
          <w:rPr>
            <w:rFonts w:ascii="Times New Roman" w:hAnsi="Times New Roman" w:cs="Times New Roman"/>
            <w:sz w:val="24"/>
            <w:szCs w:val="24"/>
          </w:rPr>
          <w:t xml:space="preserve">Закон требует, чтобы избирательные бюллетени заполнялись в кабине или ином специально оборудованном месте для тайного голосования, где присутствие других лиц недопустимо [2, ст. 81]</w:t>
        </w:r>
      </w:ins>
      <w:r>
        <w:rPr>
          <w:rFonts w:ascii="Times New Roman" w:hAnsi="Times New Roman" w:cs="Times New Roman"/>
          <w:sz w:val="24"/>
          <w:szCs w:val="24"/>
        </w:rPr>
        <w:t xml:space="preserve">. Добровольность участия проявилась в том, что никто из избирателей не подвергался принуждению или давлению. Все граждане принимали решение о голосовании самостоятельно и свободно. Согласно Федеральному закону, участие гражданина Российской Федерации в выборах является свободным и добровольным. Никто не вправе принуждать гражданина Российской Федерации к участию или неучастию в выборах, а также препятствовать его свободному волеизъявлению</w:t>
      </w:r>
      <w:ins w:id="1085" w:author="Рецензент" w:date="2026-10-01T12:00:00Z">
        <w:r>
          <w:rPr>
            <w:rFonts w:ascii="Times New Roman" w:hAnsi="Times New Roman" w:cs="Times New Roman"/>
            <w:sz w:val="24"/>
            <w:szCs w:val="24"/>
          </w:rPr>
          <w:t xml:space="preserve"> [2, ст. 1]</w:t>
        </w:r>
      </w:ins>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del w:id="1086" w:author="Рецензент" w:date="2026-10-01T12:00:00Z">
        <w:r>
          <w:rPr>
            <w:rFonts w:ascii="Times New Roman" w:hAnsi="Times New Roman" w:cs="Times New Roman"/>
            <w:sz w:val="24"/>
            <w:szCs w:val="24"/>
          </w:rPr>
          <w:delText xml:space="preserve">Каких-либо нарушений избирательного законодательства, препятствующих нормальному ходу голосования или подсчёта голосов, в период моего присутствия на участке не выявлено. Замечаний к работе членов УИК не имеется, все процедуры выполнялись регламентировано и последовательно. Важно отметить, что отсутствие нарушений само по себе является значимым показателем качества организации избирательного процесса. Оно свидетельствует о высоком уровне правовой культуры как организаторов выборов, так и избирателей, о зрелости демократических институтов и эффективности механизмов правового регулирования.</w:delText>
        </w:r>
      </w:del>
      <w:commentRangeStart w:id="19"/>
      <w:ins w:id="1087" w:author="Рецензент" w:date="2026-10-01T12:00:00Z">
        <w:r>
          <w:rPr>
            <w:rFonts w:ascii="Times New Roman" w:hAnsi="Times New Roman" w:cs="Times New Roman"/>
            <w:sz w:val="24"/>
            <w:szCs w:val="24"/>
          </w:rPr>
          <w:t xml:space="preserve">В период присутствия автора на участке</w:t>
        </w:r>
      </w:ins>
      <w:commentRangeEnd w:id="19"/>
      <w:r>
        <w:rPr>
          <w:rStyle w:val="CommentReference"/>
        </w:rPr>
        <w:commentReference w:id="19"/>
      </w:r>
      <w:ins w:id="1088" w:author="Рецензент" w:date="2026-10-01T12:00:00Z">
        <w:r>
          <w:rPr>
            <w:rFonts w:ascii="Times New Roman" w:hAnsi="Times New Roman" w:cs="Times New Roman"/>
            <w:sz w:val="24"/>
            <w:szCs w:val="24"/>
          </w:rPr>
          <w:t xml:space="preserve"> нарушений избирательного законодательства, препятствующих нормальному ходу голосования, не выявлено; процедуры выполнялись последовательно и в соответствии с регламентом. Отсутствие нарушений на наблюдаемом участке — значимый показатель качества организации голосования, хотя он, разумеется, не позволяет экстраполировать вывод на избирательную кампанию в целом.</w:t>
        </w:r>
      </w:ins>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Присутствие международного наблюдателя от МПА СНГ стало элементом международной правовой коммуникации, подтверждающим соответствие российского избирательного процесса не только внутренним стандартам, но и ожиданиям международного сообщества в рамках Содружества Независимых Государств. Согласно статье 15 Конвенции о стандартах демократических выборов, присутствие международных наблюдателей способствует открытости и гласности выборов, соблюдению международных обязательств государств</w:t>
      </w:r>
      <w:ins w:id="1089" w:author="Рецензент" w:date="2026-10-01T12:00:00Z">
        <w:r>
          <w:rPr>
            <w:rFonts w:ascii="Times New Roman" w:hAnsi="Times New Roman" w:cs="Times New Roman"/>
            <w:sz w:val="24"/>
            <w:szCs w:val="24"/>
          </w:rPr>
          <w:t xml:space="preserve"> [6]</w:t>
        </w:r>
      </w:ins>
      <w:r>
        <w:rPr>
          <w:rFonts w:ascii="Times New Roman" w:hAnsi="Times New Roman" w:cs="Times New Roman"/>
          <w:sz w:val="24"/>
          <w:szCs w:val="24"/>
        </w:rPr>
        <w:t xml:space="preserve">. </w:t>
      </w:r>
      <w:del w:id="1090" w:author="Рецензент" w:date="2026-10-01T12:00:00Z">
        <w:r>
          <w:rPr>
            <w:rFonts w:ascii="Times New Roman" w:hAnsi="Times New Roman" w:cs="Times New Roman"/>
            <w:sz w:val="24"/>
            <w:szCs w:val="24"/>
          </w:rPr>
          <w:delText xml:space="preserve">Этот принцип был полностью реализован в ходе мониторинга на участке № 2098</w:delText>
        </w:r>
      </w:del>
      <w:ins w:id="1091" w:author="Рецензент" w:date="2026-10-01T12:00:00Z">
        <w:r>
          <w:rPr>
            <w:rFonts w:ascii="Times New Roman" w:hAnsi="Times New Roman" w:cs="Times New Roman"/>
            <w:sz w:val="24"/>
            <w:szCs w:val="24"/>
          </w:rPr>
          <w:t xml:space="preserve">В ходе мониторинга на участке № 2098 этот принцип получил практическое воплощение</w:t>
        </w:r>
      </w:ins>
      <w:r>
        <w:rPr>
          <w:rFonts w:ascii="Times New Roman" w:hAnsi="Times New Roman" w:cs="Times New Roman"/>
          <w:sz w:val="24"/>
          <w:szCs w:val="24"/>
        </w:rPr>
        <w:t xml:space="preserve">. С философско-правовой точки зрения, международный наблюдатель выступает не просто как внешний контролёр, но как </w:t>
      </w:r>
      <w:del w:id="1092" w:author="Рецензент" w:date="2026-10-01T12:00:00Z">
        <w:r>
          <w:rPr>
            <w:rFonts w:ascii="Times New Roman" w:hAnsi="Times New Roman" w:cs="Times New Roman"/>
            <w:sz w:val="24"/>
            <w:szCs w:val="24"/>
          </w:rPr>
          <w:delText xml:space="preserve">со-конструктор правовой реальности</w:delText>
        </w:r>
      </w:del>
      <w:ins w:id="1093" w:author="Рецензент" w:date="2026-10-01T12:00:00Z">
        <w:r>
          <w:rPr>
            <w:rFonts w:ascii="Times New Roman" w:hAnsi="Times New Roman" w:cs="Times New Roman"/>
            <w:sz w:val="24"/>
            <w:szCs w:val="24"/>
          </w:rPr>
          <w:t xml:space="preserve">один из субъектов конструирования правовой реальности [13]</w:t>
        </w:r>
      </w:ins>
      <w:r>
        <w:rPr>
          <w:rFonts w:ascii="Times New Roman" w:hAnsi="Times New Roman" w:cs="Times New Roman"/>
          <w:sz w:val="24"/>
          <w:szCs w:val="24"/>
        </w:rPr>
        <w:t xml:space="preserve">. Его присутствие и оценка придают процедуре дополнительный уровень легитимности, подтверждая её соответствие международным стандартам. Это особенно важно в условиях глобализации, когда национальные правовые системы всё больше интегрируются в международное правовое пространство.</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Заключение</w:t>
      </w:r>
    </w:p>
    <w:p w:rsid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Опыт участия в наблюдении за выборами </w:t>
      </w:r>
      <w:del w:id="1094" w:author="Рецензент" w:date="2026-10-01T12:00:00Z">
        <w:r>
          <w:rPr>
            <w:rFonts w:ascii="Times New Roman" w:hAnsi="Times New Roman" w:cs="Times New Roman"/>
            <w:sz w:val="24"/>
            <w:szCs w:val="24"/>
          </w:rPr>
          <w:delText xml:space="preserve">в Государственную Думу РФ</w:delText>
        </w:r>
      </w:del>
      <w:ins w:id="1095" w:author="Рецензент" w:date="2026-10-01T12:00:00Z">
        <w:r>
          <w:rPr>
            <w:rFonts w:ascii="Times New Roman" w:hAnsi="Times New Roman" w:cs="Times New Roman"/>
            <w:sz w:val="24"/>
            <w:szCs w:val="24"/>
          </w:rPr>
          <w:t xml:space="preserve">депутатов Государственной Думы</w:t>
        </w:r>
      </w:ins>
      <w:r>
        <w:rPr>
          <w:rFonts w:ascii="Times New Roman" w:hAnsi="Times New Roman" w:cs="Times New Roman"/>
          <w:sz w:val="24"/>
          <w:szCs w:val="24"/>
        </w:rPr>
        <w:t xml:space="preserve"> девятого созыва позволяет сделать ряд важных выводов. Современный избирательный процесс в России представляет собой сложную коммуникативную систему, в которой переплетаются правовые нормы, культурные традиции и социальные ожидания. Институт международного наблюдения выполняет функцию не столько внешнего аудита, сколько механизма легитимации власти через демонстрацию прозрачности и соблюдение правовых традиций. Символика прозрачности — видеонаблюдение, информационные стенды, прозрачные урны — играет ключевую роль в конструировании доверия к избирательному процессу. Эти технические и визуальные средства создают эффект тотальной видимости, способствующий соблюдению правовых норм и формированию коллективного представления о справедливости процедуры.</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Коммуникативная практика на избирательном участке демонстрирует высокий уровень правовой культуры как организаторов выборов, так и избирателей. Диалог между наблюдателем и членами УИК, открытый доступ к информации, спокойная атмосфера голосования — всё это </w:t>
      </w:r>
      <w:del w:id="1096" w:author="Рецензент" w:date="2026-10-01T12:00:00Z">
        <w:r>
          <w:rPr>
            <w:rFonts w:ascii="Times New Roman" w:hAnsi="Times New Roman" w:cs="Times New Roman"/>
            <w:sz w:val="24"/>
            <w:szCs w:val="24"/>
          </w:rPr>
          <w:delText xml:space="preserve">свидетельствует о зрелости демократических институтов и эффективности механизмов правового регулирования</w:delText>
        </w:r>
      </w:del>
      <w:ins w:id="1097" w:author="Рецензент" w:date="2026-10-01T12:00:00Z">
        <w:r>
          <w:rPr>
            <w:rFonts w:ascii="Times New Roman" w:hAnsi="Times New Roman" w:cs="Times New Roman"/>
            <w:sz w:val="24"/>
            <w:szCs w:val="24"/>
          </w:rPr>
          <w:t xml:space="preserve">характеризует избирательный процесс на наблюдаемом участке как коммуникативно открытый</w:t>
        </w:r>
      </w:ins>
      <w:r>
        <w:rPr>
          <w:rFonts w:ascii="Times New Roman" w:hAnsi="Times New Roman" w:cs="Times New Roman"/>
          <w:sz w:val="24"/>
          <w:szCs w:val="24"/>
        </w:rPr>
        <w:t xml:space="preserve">. Многодневное голосование представляет собой </w:t>
      </w:r>
      <w:del w:id="1098" w:author="Рецензент" w:date="2026-10-01T12:00:00Z">
        <w:r>
          <w:rPr>
            <w:rFonts w:ascii="Times New Roman" w:hAnsi="Times New Roman" w:cs="Times New Roman"/>
            <w:sz w:val="24"/>
            <w:szCs w:val="24"/>
          </w:rPr>
          <w:delText xml:space="preserve">инновационную</w:delText>
        </w:r>
      </w:del>
      <w:ins w:id="1099" w:author="Рецензент" w:date="2026-10-01T12:00:00Z">
        <w:r>
          <w:rPr>
            <w:rFonts w:ascii="Times New Roman" w:hAnsi="Times New Roman" w:cs="Times New Roman"/>
            <w:sz w:val="24"/>
            <w:szCs w:val="24"/>
          </w:rPr>
          <w:t xml:space="preserve">сравнительно новую</w:t>
        </w:r>
      </w:ins>
      <w:r>
        <w:rPr>
          <w:rFonts w:ascii="Times New Roman" w:hAnsi="Times New Roman" w:cs="Times New Roman"/>
          <w:sz w:val="24"/>
          <w:szCs w:val="24"/>
        </w:rPr>
        <w:t xml:space="preserve"> процедуру, направленную на повышение доступности выборов и снижение нагрузки на избирательные участки. Это решение </w:t>
      </w:r>
      <w:del w:id="1100" w:author="Рецензент" w:date="2026-10-01T12:00:00Z">
        <w:r>
          <w:rPr>
            <w:rFonts w:ascii="Times New Roman" w:hAnsi="Times New Roman" w:cs="Times New Roman"/>
            <w:sz w:val="24"/>
            <w:szCs w:val="24"/>
          </w:rPr>
          <w:delText xml:space="preserve">организаторов выборов соответствует идее социального государства, ориентированного на благополучие человека</w:delText>
        </w:r>
      </w:del>
      <w:ins w:id="1101" w:author="Рецензент" w:date="2026-10-01T12:00:00Z">
        <w:r>
          <w:rPr>
            <w:rFonts w:ascii="Times New Roman" w:hAnsi="Times New Roman" w:cs="Times New Roman"/>
            <w:sz w:val="24"/>
            <w:szCs w:val="24"/>
          </w:rPr>
          <w:t xml:space="preserve">направлено на обеспечение доступности реализации избирательных прав граждан, гарантированных </w:t>
        </w:r>
      </w:ins>
      <w:commentRangeStart w:id="20"/>
      <w:ins w:id="1102" w:author="Рецензент" w:date="2026-10-01T12:00:00Z">
        <w:r>
          <w:rPr>
            <w:rFonts w:ascii="Times New Roman" w:hAnsi="Times New Roman" w:cs="Times New Roman"/>
            <w:sz w:val="24"/>
            <w:szCs w:val="24"/>
          </w:rPr>
          <w:t xml:space="preserve">статьёй 32 Конституции Российской Федерации</w:t>
        </w:r>
      </w:ins>
      <w:commentRangeEnd w:id="20"/>
      <w:r>
        <w:rPr>
          <w:rStyle w:val="CommentReference"/>
        </w:rPr>
        <w:commentReference w:id="20"/>
      </w:r>
      <w:ins w:id="1103" w:author="Рецензент" w:date="2026-10-01T12:00:00Z">
        <w:r>
          <w:rPr>
            <w:rFonts w:ascii="Times New Roman" w:hAnsi="Times New Roman" w:cs="Times New Roman"/>
            <w:sz w:val="24"/>
            <w:szCs w:val="24"/>
          </w:rPr>
          <w:t xml:space="preserve"> [1]</w:t>
        </w:r>
      </w:ins>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Переход к постнеклассической рациональности в праве требует от исследователей и практиков внимания не только к нормативной базе, но и к тем смысловым конструктам, которые формируются в процессе взаимодействия субъектов права. Прозрачность, открытость и диалог становятся </w:t>
      </w:r>
      <w:commentRangeStart w:id="21"/>
      <w:r>
        <w:rPr>
          <w:rFonts w:ascii="Times New Roman" w:hAnsi="Times New Roman" w:cs="Times New Roman"/>
          <w:sz w:val="24"/>
          <w:szCs w:val="24"/>
        </w:rPr>
        <w:t xml:space="preserve">новыми </w:t>
      </w:r>
      <w:del w:id="1104" w:author="Рецензент" w:date="2026-10-01T12:00:00Z">
        <w:r>
          <w:rPr>
            <w:rFonts w:ascii="Times New Roman" w:hAnsi="Times New Roman" w:cs="Times New Roman"/>
            <w:sz w:val="24"/>
            <w:szCs w:val="24"/>
          </w:rPr>
          <w:delText xml:space="preserve">«символами добра» в российской правовой традиции, заменяя архаичные</w:delText>
        </w:r>
      </w:del>
      <w:ins w:id="1105" w:author="Рецензент" w:date="2026-10-01T12:00:00Z">
        <w:r>
          <w:rPr>
            <w:rFonts w:ascii="Times New Roman" w:hAnsi="Times New Roman" w:cs="Times New Roman"/>
            <w:sz w:val="24"/>
            <w:szCs w:val="24"/>
          </w:rPr>
          <w:t xml:space="preserve">символическими опорами легитимности</w:t>
        </w:r>
      </w:ins>
      <w:commentRangeEnd w:id="21"/>
      <w:r>
        <w:rPr>
          <w:rStyle w:val="CommentReference"/>
        </w:rPr>
        <w:commentReference w:id="21"/>
      </w:r>
      <w:ins w:id="1106" w:author="Рецензент" w:date="2026-10-01T12:00:00Z">
        <w:r>
          <w:rPr>
            <w:rFonts w:ascii="Times New Roman" w:hAnsi="Times New Roman" w:cs="Times New Roman"/>
            <w:sz w:val="24"/>
            <w:szCs w:val="24"/>
          </w:rPr>
          <w:t xml:space="preserve"> в российской правовой традиции, вытесняя</w:t>
        </w:r>
      </w:ins>
      <w:r>
        <w:rPr>
          <w:rFonts w:ascii="Times New Roman" w:hAnsi="Times New Roman" w:cs="Times New Roman"/>
          <w:sz w:val="24"/>
          <w:szCs w:val="24"/>
        </w:rPr>
        <w:t xml:space="preserve"> модели закрытости и недоверия. Дальнейшее развитие института наблюдения должно быть направлено на углубление этого диалога и интеграцию лучших практик в национальную правовую культуру.</w:t>
      </w:r>
      <w:ins w:id="1107" w:author="Рецензент" w:date="2026-10-01T12:00:00Z">
        <w:r>
          <w:rPr>
            <w:rFonts w:ascii="Times New Roman" w:hAnsi="Times New Roman" w:cs="Times New Roman"/>
            <w:sz w:val="24"/>
            <w:szCs w:val="24"/>
          </w:rPr>
          <w:t xml:space="preserve"> Таким образом, международное наблюдение может быть описано в терминах коммуникативной рациональности как процедура, в которой легитимность выборов не просто констатируется извне, а вырабатывается в диалоге организаторов выборов, избирателей и наблюдателей.</w:t>
        </w:r>
      </w:ins>
      <w:r>
        <w:rPr>
          <w:rFonts w:ascii="Times New Roman" w:hAnsi="Times New Roman" w:cs="Times New Roman"/>
          <w:sz w:val="24"/>
          <w:szCs w:val="24"/>
        </w:rPr>
        <w:t xml:space="preserve"> Опыт участия в наблюдении за выборами депутатов Государственной Думы Российской Федерации девятого созыва </w:t>
      </w:r>
      <w:del w:id="1108" w:author="Рецензент" w:date="2026-10-01T12:00:00Z">
        <w:r>
          <w:rPr>
            <w:rFonts w:ascii="Times New Roman" w:hAnsi="Times New Roman" w:cs="Times New Roman"/>
            <w:sz w:val="24"/>
            <w:szCs w:val="24"/>
          </w:rPr>
          <w:delText xml:space="preserve">подтверждает эффективность механизмов международного мониторинга и важность</w:delText>
        </w:r>
      </w:del>
      <w:ins w:id="1109" w:author="Рецензент" w:date="2026-10-01T12:00:00Z">
        <w:r>
          <w:rPr>
            <w:rFonts w:ascii="Times New Roman" w:hAnsi="Times New Roman" w:cs="Times New Roman"/>
            <w:sz w:val="24"/>
            <w:szCs w:val="24"/>
          </w:rPr>
          <w:t xml:space="preserve">свидетельствует о востребованности механизмов международного мониторинга и о важности</w:t>
        </w:r>
      </w:ins>
      <w:r>
        <w:rPr>
          <w:rFonts w:ascii="Times New Roman" w:hAnsi="Times New Roman" w:cs="Times New Roman"/>
          <w:sz w:val="24"/>
          <w:szCs w:val="24"/>
        </w:rPr>
        <w:t xml:space="preserve"> дальнейшего развития сотрудничества в сфере наблюдения за демократическими процедурами в рамках Содружества Независимых Государств.</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commentRangeStart w:id="22"/>
      <w:r>
        <w:rPr>
          <w:rFonts w:ascii="Times New Roman" w:hAnsi="Times New Roman" w:cs="Times New Roman"/>
          <w:b/>
          <w:sz w:val="24"/>
          <w:szCs w:val="24"/>
        </w:rPr>
        <w:t xml:space="preserve">Список литературы</w:t>
      </w:r>
      <w:commentRangeEnd w:id="22"/>
      <w:r>
        <w:rPr>
          <w:rStyle w:val="CommentReference"/>
        </w:rPr>
        <w:commentReference w:id="22"/>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1. Конституция Российской Федерации: принята всенародным голосованием 12 декабря 1993 года с изменениями, одобренными в ходе общероссийского голосования 1 июля 2020 года // Официальный интернет-портал правовой информации. URL: http://publication.pravo.gov.ru/document/0001202210060013.</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2. О выборах депутатов Государственной Думы Федерального Собрания Российской Федерации: Федеральный закон от 22 февраля 2014 года № 20-ФЗ (ред. от 02.05.2026) // Официальный интернет-портал правовой информации. URL: http://pravo.gov.ru/proxy/ips/?docbody=&amp;nd=102171479.</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3. О назначении выборов депутатов Государственной Думы Федерального Собрания Российской Федерации нового созыва: Указ Президента Российской Федерации от 16 июня 2026 года № 428 // Официальный интернет-портал правовой информации. URL: http://publication.pravo.gov.ru/document/0001202606160001.</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4. О Разъяснениях порядка деятельности иностранных (международных) наблюдателей при проведении выборов депутатов Государственной Думы Федерального Собрания Российской Федерации девятого созыва: постановление Центральной избирательной комиссии Российской Федерации от 24 июня 2026 года № 10/109-9 // Центральная избирательная комиссия Российской Федерации. URL: http://www.cikrf.ru/activity/docs/postanovleniya/58747/.</w:t>
      </w:r>
    </w:p>
    <w:p>
      <w:pPr>
        <w:spacing w:line="276" w:lineRule="auto"/>
        <w:rPr>
          <w:ins w:id="1110" w:author="Рецензент" w:date="2026-10-01T12:00:00Z"/>
          <w:rFonts w:ascii="Times New Roman" w:hAnsi="Times New Roman" w:cs="Times New Roman"/>
          <w:sz w:val="24"/>
          <w:szCs w:val="24"/>
        </w:rPr>
      </w:pPr>
      <w:ins w:id="1111" w:author="Рецензент" w:date="2026-10-01T12:00:00Z">
        <w:r>
          <w:rPr>
            <w:rFonts w:ascii="Times New Roman" w:hAnsi="Times New Roman" w:cs="Times New Roman"/>
            <w:sz w:val="24"/>
            <w:szCs w:val="24"/>
          </w:rPr>
          <w:t xml:space="preserve">5. О проведении голосования на выборах депутатов Государственной Думы Федерального Собрания Российской Федерации девятого созыва и иных совмещённых с ними выборах и референдумах, назначенных на 20 сентября 2026 года, в течение нескольких дней подряд: постановление Центральной избирательной комиссии Российской Федерации от 17 июня 2026 года № 9/90-9 // Центральная избирательная комиссия Российской Федерации. URL: http://www.cikrf.ru/ (дата обращения: указать).</w:t>
        </w:r>
      </w:ins>
    </w:p>
    <w:p w:rsidR="004241FB" w:rsidRPr="004241FB" w:rsidRDefault="004241FB" w:rsidP="004241FB">
      <w:pPr>
        <w:spacing w:line="276" w:lineRule="auto"/>
        <w:rPr>
          <w:del w:id="1112" w:author="Рецензент" w:date="2026-10-01T12:00:00Z"/>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del w:id="1113" w:author="Рецензент" w:date="2026-10-01T12:00:00Z">
        <w:r>
          <w:rPr>
            <w:rFonts w:ascii="Times New Roman" w:hAnsi="Times New Roman" w:cs="Times New Roman"/>
            <w:sz w:val="24"/>
            <w:szCs w:val="24"/>
          </w:rPr>
          <w:delText xml:space="preserve">5</w:delText>
        </w:r>
      </w:del>
      <w:ins w:id="1114" w:author="Рецензент" w:date="2026-10-01T12:00:00Z">
        <w:r>
          <w:rPr>
            <w:rFonts w:ascii="Times New Roman" w:hAnsi="Times New Roman" w:cs="Times New Roman"/>
            <w:sz w:val="24"/>
            <w:szCs w:val="24"/>
          </w:rPr>
          <w:t xml:space="preserve">6</w:t>
        </w:r>
      </w:ins>
      <w:r>
        <w:rPr>
          <w:rFonts w:ascii="Times New Roman" w:hAnsi="Times New Roman" w:cs="Times New Roman"/>
          <w:sz w:val="24"/>
          <w:szCs w:val="24"/>
        </w:rPr>
        <w:t xml:space="preserve">. Конвенция о стандартах демократических выборов, избирательных прав и свобод в государствах — участниках Содружества Независимых Государств от 7 октября 2002 года // Исполнительный комитет Содружества Независимых Государств. URL: https://cis.minsk.by/page/616.</w:t>
      </w:r>
    </w:p>
    <w:p w:rsidR="004241FB" w:rsidRPr="004241FB" w:rsidRDefault="004241FB" w:rsidP="004241FB">
      <w:pPr>
        <w:spacing w:line="276" w:lineRule="auto"/>
        <w:rPr>
          <w:rFonts w:ascii="Times New Roman" w:hAnsi="Times New Roman" w:cs="Times New Roman"/>
          <w:sz w:val="24"/>
          <w:szCs w:val="24"/>
        </w:rPr>
      </w:pPr>
      <w:del w:id="1115" w:author="Рецензент" w:date="2026-10-01T12:00:00Z">
        <w:r>
          <w:rPr>
            <w:rFonts w:ascii="Times New Roman" w:hAnsi="Times New Roman" w:cs="Times New Roman"/>
            <w:sz w:val="24"/>
            <w:szCs w:val="24"/>
          </w:rPr>
          <w:delText xml:space="preserve">6</w:delText>
        </w:r>
      </w:del>
      <w:ins w:id="1116" w:author="Рецензент" w:date="2026-10-01T12:00:00Z">
        <w:r>
          <w:rPr>
            <w:rFonts w:ascii="Times New Roman" w:hAnsi="Times New Roman" w:cs="Times New Roman"/>
            <w:sz w:val="24"/>
            <w:szCs w:val="24"/>
          </w:rPr>
          <w:t xml:space="preserve">7</w:t>
        </w:r>
      </w:ins>
      <w:r>
        <w:rPr>
          <w:rFonts w:ascii="Times New Roman" w:hAnsi="Times New Roman" w:cs="Times New Roman"/>
          <w:sz w:val="24"/>
          <w:szCs w:val="24"/>
        </w:rPr>
        <w:t xml:space="preserve">. Декларация </w:t>
      </w:r>
      <w:del w:id="1117" w:author="Рецензент" w:date="2026-10-01T12:00:00Z">
        <w:r>
          <w:rPr>
            <w:rFonts w:ascii="Times New Roman" w:hAnsi="Times New Roman" w:cs="Times New Roman"/>
            <w:sz w:val="24"/>
            <w:szCs w:val="24"/>
          </w:rPr>
          <w:delText xml:space="preserve">Межпарламентной</w:delText>
        </w:r>
      </w:del>
      <w:ins w:id="1118" w:author="Рецензент" w:date="2026-10-01T12:00:00Z">
        <w:r>
          <w:rPr>
            <w:rFonts w:ascii="Times New Roman" w:hAnsi="Times New Roman" w:cs="Times New Roman"/>
            <w:sz w:val="24"/>
            <w:szCs w:val="24"/>
          </w:rPr>
          <w:t xml:space="preserve">Межпарламентской</w:t>
        </w:r>
      </w:ins>
      <w:r>
        <w:rPr>
          <w:rFonts w:ascii="Times New Roman" w:hAnsi="Times New Roman" w:cs="Times New Roman"/>
          <w:sz w:val="24"/>
          <w:szCs w:val="24"/>
        </w:rPr>
        <w:t xml:space="preserve"> Ассамблеи государств — участников Содружества Независимых Государств от 25 ноября 2008 года «О принципах международного наблюдения за выборами и референдумами в государствах — участниках Содружества Независимых Государств» // Межпарламентская Ассамблея государств — участников Содружества Независимых Государств. URL: https://iacis.ru/public/upload/files/1/777.pdf.</w:t>
      </w:r>
    </w:p>
    <w:p w:rsidR="004241FB" w:rsidRPr="004241FB" w:rsidRDefault="004241FB" w:rsidP="004241FB">
      <w:pPr>
        <w:spacing w:line="276" w:lineRule="auto"/>
        <w:rPr>
          <w:rFonts w:ascii="Times New Roman" w:hAnsi="Times New Roman" w:cs="Times New Roman"/>
          <w:sz w:val="24"/>
          <w:szCs w:val="24"/>
        </w:rPr>
      </w:pPr>
      <w:del w:id="1119" w:author="Рецензент" w:date="2026-10-01T12:00:00Z">
        <w:r>
          <w:rPr>
            <w:rFonts w:ascii="Times New Roman" w:hAnsi="Times New Roman" w:cs="Times New Roman"/>
            <w:sz w:val="24"/>
            <w:szCs w:val="24"/>
          </w:rPr>
          <w:delText xml:space="preserve">7</w:delText>
        </w:r>
      </w:del>
      <w:ins w:id="1120" w:author="Рецензент" w:date="2026-10-01T12:00:00Z">
        <w:r>
          <w:rPr>
            <w:rFonts w:ascii="Times New Roman" w:hAnsi="Times New Roman" w:cs="Times New Roman"/>
            <w:sz w:val="24"/>
            <w:szCs w:val="24"/>
          </w:rPr>
          <w:t xml:space="preserve">8</w:t>
        </w:r>
      </w:ins>
      <w:r>
        <w:rPr>
          <w:rFonts w:ascii="Times New Roman" w:hAnsi="Times New Roman" w:cs="Times New Roman"/>
          <w:sz w:val="24"/>
          <w:szCs w:val="24"/>
        </w:rPr>
        <w:t xml:space="preserve">. Рекомендации для международных наблюдателей от Содружества Независимых Государств по наблюдению за выборами и </w:t>
      </w:r>
      <w:del w:id="1121" w:author="Рецензент" w:date="2026-10-01T12:00:00Z">
        <w:r>
          <w:rPr>
            <w:rFonts w:ascii="Times New Roman" w:hAnsi="Times New Roman" w:cs="Times New Roman"/>
            <w:sz w:val="24"/>
            <w:szCs w:val="24"/>
          </w:rPr>
          <w:delText xml:space="preserve">референдумам</w:delText>
        </w:r>
      </w:del>
      <w:ins w:id="1122" w:author="Рецензент" w:date="2026-10-01T12:00:00Z">
        <w:r>
          <w:rPr>
            <w:rFonts w:ascii="Times New Roman" w:hAnsi="Times New Roman" w:cs="Times New Roman"/>
            <w:sz w:val="24"/>
            <w:szCs w:val="24"/>
          </w:rPr>
          <w:t xml:space="preserve">референдумами</w:t>
        </w:r>
      </w:ins>
      <w:r>
        <w:rPr>
          <w:rFonts w:ascii="Times New Roman" w:hAnsi="Times New Roman" w:cs="Times New Roman"/>
          <w:sz w:val="24"/>
          <w:szCs w:val="24"/>
        </w:rPr>
        <w:t xml:space="preserve"> (новая редакция) // Межпарламентская Ассамблея государств — участников Содружества Независимых Государств. URL: https://iacis.ru/public/upload/files/2/1044.pdf.</w:t>
      </w:r>
    </w:p>
    <w:p w:rsidR="004241FB" w:rsidRPr="004241FB" w:rsidRDefault="004241FB" w:rsidP="004241FB">
      <w:pPr>
        <w:spacing w:line="276" w:lineRule="auto"/>
        <w:rPr>
          <w:rFonts w:ascii="Times New Roman" w:hAnsi="Times New Roman" w:cs="Times New Roman"/>
          <w:sz w:val="24"/>
          <w:szCs w:val="24"/>
        </w:rPr>
      </w:pPr>
      <w:del w:id="1123" w:author="Рецензент" w:date="2026-10-01T12:00:00Z">
        <w:r>
          <w:rPr>
            <w:rFonts w:ascii="Times New Roman" w:hAnsi="Times New Roman" w:cs="Times New Roman"/>
            <w:sz w:val="24"/>
            <w:szCs w:val="24"/>
          </w:rPr>
          <w:delText xml:space="preserve">8</w:delText>
        </w:r>
      </w:del>
      <w:ins w:id="1124" w:author="Рецензент" w:date="2026-10-01T12:00:00Z">
        <w:r>
          <w:rPr>
            <w:rFonts w:ascii="Times New Roman" w:hAnsi="Times New Roman" w:cs="Times New Roman"/>
            <w:sz w:val="24"/>
            <w:szCs w:val="24"/>
          </w:rPr>
          <w:t xml:space="preserve">9</w:t>
        </w:r>
      </w:ins>
      <w:r>
        <w:rPr>
          <w:rFonts w:ascii="Times New Roman" w:hAnsi="Times New Roman" w:cs="Times New Roman"/>
          <w:sz w:val="24"/>
          <w:szCs w:val="24"/>
        </w:rPr>
        <w:t xml:space="preserve">. Памятка для международных наблюдателей от МПА СНГ на выборах депутатов Государственной Думы Федерального Собрания Российской Федерации девятого созыва 18–20 сентября 2026 </w:t>
      </w:r>
      <w:del w:id="1125" w:author="Рецензент" w:date="2026-10-01T12:00:00Z">
        <w:r>
          <w:rPr>
            <w:rFonts w:ascii="Times New Roman" w:hAnsi="Times New Roman" w:cs="Times New Roman"/>
            <w:sz w:val="24"/>
            <w:szCs w:val="24"/>
          </w:rPr>
          <w:delText xml:space="preserve">года</w:delText>
        </w:r>
      </w:del>
      <w:ins w:id="1126" w:author="Рецензент" w:date="2026-10-01T12:00:00Z">
        <w:r>
          <w:rPr>
            <w:rFonts w:ascii="Times New Roman" w:hAnsi="Times New Roman" w:cs="Times New Roman"/>
            <w:sz w:val="24"/>
            <w:szCs w:val="24"/>
          </w:rPr>
          <w:t xml:space="preserve">года: методическое пособие / авт.-сост. Е. В. Еременко [и др.]; под общ. ред. Д. А. Кобицкого, И. И. Мушкета</w:t>
        </w:r>
      </w:ins>
      <w:r>
        <w:rPr>
          <w:rFonts w:ascii="Times New Roman" w:hAnsi="Times New Roman" w:cs="Times New Roman"/>
          <w:sz w:val="24"/>
          <w:szCs w:val="24"/>
        </w:rPr>
        <w:t xml:space="preserve">. СПб.: МИМРД МПА СНГ, 2026.</w:t>
      </w:r>
    </w:p>
    <w:p w:rsidR="000849AF" w:rsidRPr="004241FB" w:rsidRDefault="004241FB" w:rsidP="004241FB">
      <w:pPr>
        <w:spacing w:line="276" w:lineRule="auto"/>
        <w:rPr>
          <w:rFonts w:ascii="Times New Roman" w:hAnsi="Times New Roman" w:cs="Times New Roman"/>
          <w:sz w:val="24"/>
          <w:szCs w:val="24"/>
        </w:rPr>
      </w:pPr>
      <w:del w:id="1127" w:author="Рецензент" w:date="2026-10-01T12:00:00Z">
        <w:r>
          <w:rPr>
            <w:rFonts w:ascii="Times New Roman" w:hAnsi="Times New Roman" w:cs="Times New Roman"/>
            <w:sz w:val="24"/>
            <w:szCs w:val="24"/>
          </w:rPr>
          <w:delText xml:space="preserve">9</w:delText>
        </w:r>
      </w:del>
      <w:ins w:id="1128" w:author="Рецензент" w:date="2026-10-01T12:00:00Z">
        <w:r>
          <w:rPr>
            <w:rFonts w:ascii="Times New Roman" w:hAnsi="Times New Roman" w:cs="Times New Roman"/>
            <w:sz w:val="24"/>
            <w:szCs w:val="24"/>
          </w:rPr>
          <w:t xml:space="preserve">10</w:t>
        </w:r>
      </w:ins>
      <w:r>
        <w:rPr>
          <w:rFonts w:ascii="Times New Roman" w:hAnsi="Times New Roman" w:cs="Times New Roman"/>
          <w:sz w:val="24"/>
          <w:szCs w:val="24"/>
        </w:rPr>
        <w:t xml:space="preserve">. </w:t>
      </w:r>
      <w:del w:id="1129" w:author="Рецензент" w:date="2026-10-01T12:00:00Z">
        <w:r>
          <w:rPr>
            <w:rFonts w:ascii="Times New Roman" w:hAnsi="Times New Roman" w:cs="Times New Roman"/>
            <w:sz w:val="24"/>
            <w:szCs w:val="24"/>
          </w:rPr>
          <w:delText xml:space="preserve">Инструкция для международного наблюдателя от МПА СНГ на выборах депутатов Государственной Думы Федерального Собрания Российской Федерации девятого созыва 18–20 сентября 2026 года. СПб.: МИМРД МПА СНГ, 2026</w:delText>
        </w:r>
      </w:del>
      <w:commentRangeStart w:id="23"/>
      <w:ins w:id="1130" w:author="Рецензент" w:date="2026-10-01T12:00:00Z">
        <w:r>
          <w:rPr>
            <w:rFonts w:ascii="Times New Roman" w:hAnsi="Times New Roman" w:cs="Times New Roman"/>
            <w:sz w:val="24"/>
            <w:szCs w:val="24"/>
          </w:rPr>
          <w:t xml:space="preserve">Информация о порядке наблюдения</w:t>
        </w:r>
      </w:ins>
      <w:commentRangeEnd w:id="23"/>
      <w:r>
        <w:rPr>
          <w:rStyle w:val="CommentReference"/>
        </w:rPr>
        <w:commentReference w:id="23"/>
      </w:r>
      <w:ins w:id="1131" w:author="Рецензент" w:date="2026-10-01T12:00:00Z">
        <w:r>
          <w:rPr>
            <w:rFonts w:ascii="Times New Roman" w:hAnsi="Times New Roman" w:cs="Times New Roman"/>
            <w:sz w:val="24"/>
            <w:szCs w:val="24"/>
          </w:rPr>
          <w:t xml:space="preserve"> за голосованием на зарубежном избирательном участке (инструкция): направлена МИМРД МПА СНГ международным наблюдателям на выборах депутатов Государственной Думы Федерального Собрания Российской Федерации девятого созыва 18–20 сентября 2026 года. СПб., 2026 (архив автора)</w:t>
        </w:r>
      </w:ins>
      <w:r>
        <w:rPr>
          <w:rFonts w:ascii="Times New Roman" w:hAnsi="Times New Roman" w:cs="Times New Roman"/>
          <w:sz w:val="24"/>
          <w:szCs w:val="24"/>
        </w:rPr>
        <w:t xml:space="preserve">.</w:t>
      </w:r>
    </w:p>
    <w:p>
      <w:pPr>
        <w:spacing w:line="276" w:lineRule="auto"/>
        <w:rPr>
          <w:ins w:id="1132" w:author="Рецензент" w:date="2026-10-01T12:00:00Z"/>
          <w:rFonts w:ascii="Times New Roman" w:hAnsi="Times New Roman" w:cs="Times New Roman"/>
          <w:sz w:val="24"/>
          <w:szCs w:val="24"/>
        </w:rPr>
      </w:pPr>
      <w:commentRangeStart w:id="24"/>
      <w:ins w:id="1133" w:author="Рецензент" w:date="2026-10-01T12:00:00Z">
        <w:r>
          <w:rPr>
            <w:rFonts w:ascii="Times New Roman" w:hAnsi="Times New Roman" w:cs="Times New Roman"/>
            <w:sz w:val="24"/>
            <w:szCs w:val="24"/>
          </w:rPr>
          <w:t xml:space="preserve">11. Дорская А. А. Основные этапы формирования государственно-правовой традиции в России // Вестник Саратовской государственной юридической академии. 2016. № 2 (109). С. 31–36.</w:t>
        </w:r>
      </w:ins>
      <w:commentRangeEnd w:id="24"/>
      <w:r>
        <w:rPr>
          <w:rStyle w:val="CommentReference"/>
        </w:rPr>
        <w:commentReference w:id="24"/>
      </w:r>
    </w:p>
    <w:p>
      <w:pPr>
        <w:spacing w:line="276" w:lineRule="auto"/>
        <w:rPr>
          <w:ins w:id="1134" w:author="Рецензент" w:date="2026-10-01T12:00:00Z"/>
          <w:rFonts w:ascii="Times New Roman" w:hAnsi="Times New Roman" w:cs="Times New Roman"/>
          <w:sz w:val="24"/>
          <w:szCs w:val="24"/>
        </w:rPr>
      </w:pPr>
      <w:ins w:id="1135" w:author="Рецензент" w:date="2026-10-01T12:00:00Z">
        <w:r>
          <w:rPr>
            <w:rFonts w:ascii="Times New Roman" w:hAnsi="Times New Roman" w:cs="Times New Roman"/>
            <w:sz w:val="24"/>
            <w:szCs w:val="24"/>
          </w:rPr>
          <w:t xml:space="preserve">12. Исаев И. А. Символизм правовой формы (историческая перспектива) // Правоведение. 2002. № 6. С. 4–10.</w:t>
        </w:r>
      </w:ins>
    </w:p>
    <w:p>
      <w:pPr>
        <w:spacing w:line="276" w:lineRule="auto"/>
        <w:rPr>
          <w:ins w:id="1136" w:author="Рецензент" w:date="2026-10-01T12:00:00Z"/>
          <w:rFonts w:ascii="Times New Roman" w:hAnsi="Times New Roman" w:cs="Times New Roman"/>
          <w:sz w:val="24"/>
          <w:szCs w:val="24"/>
        </w:rPr>
      </w:pPr>
      <w:ins w:id="1137" w:author="Рецензент" w:date="2026-10-01T12:00:00Z">
        <w:r>
          <w:rPr>
            <w:rFonts w:ascii="Times New Roman" w:hAnsi="Times New Roman" w:cs="Times New Roman"/>
            <w:sz w:val="24"/>
            <w:szCs w:val="24"/>
          </w:rPr>
          <w:t xml:space="preserve">13. Максимов С. И. Правовая реальность: опыт философского осмысления. Харьков: Право, 2002. 328 с.</w:t>
        </w:r>
      </w:ins>
    </w:p>
    <w:p>
      <w:pPr>
        <w:spacing w:line="276" w:lineRule="auto"/>
        <w:rPr>
          <w:ins w:id="1138" w:author="Рецензент" w:date="2026-10-01T12:00:00Z"/>
          <w:rFonts w:ascii="Times New Roman" w:hAnsi="Times New Roman" w:cs="Times New Roman"/>
          <w:sz w:val="24"/>
          <w:szCs w:val="24"/>
        </w:rPr>
      </w:pPr>
      <w:ins w:id="1139" w:author="Рецензент" w:date="2026-10-01T12:00:00Z">
        <w:r>
          <w:rPr>
            <w:rFonts w:ascii="Times New Roman" w:hAnsi="Times New Roman" w:cs="Times New Roman"/>
            <w:sz w:val="24"/>
            <w:szCs w:val="24"/>
          </w:rPr>
          <w:t xml:space="preserve">14. Поляков А. В. Коммуникативное правопонимание: избранные труды. СПб.: Алеф-Пресс, 2014. 575 с.</w:t>
        </w:r>
      </w:ins>
    </w:p>
    <w:p>
      <w:pPr>
        <w:spacing w:line="276" w:lineRule="auto"/>
        <w:rPr>
          <w:ins w:id="1140" w:author="Рецензент" w:date="2026-10-01T12:00:00Z"/>
          <w:rFonts w:ascii="Times New Roman" w:hAnsi="Times New Roman" w:cs="Times New Roman"/>
          <w:sz w:val="24"/>
          <w:szCs w:val="24"/>
        </w:rPr>
      </w:pPr>
      <w:ins w:id="1141" w:author="Рецензент" w:date="2026-10-01T12:00:00Z">
        <w:r>
          <w:rPr>
            <w:rFonts w:ascii="Times New Roman" w:hAnsi="Times New Roman" w:cs="Times New Roman"/>
            <w:sz w:val="24"/>
            <w:szCs w:val="24"/>
          </w:rPr>
          <w:t xml:space="preserve">15. Стёпин В. С. Классика, неклассика, постнеклассика: критерии различения // Постнеклассика: философия, наука, культура. СПб.: Мiръ, 2009. С. 249–295.</w:t>
        </w:r>
      </w:ins>
    </w:p>
    <w:p>
      <w:pPr>
        <w:spacing w:line="276" w:lineRule="auto"/>
        <w:rPr>
          <w:ins w:id="1142" w:author="Рецензент" w:date="2026-10-01T12:00:00Z"/>
          <w:rFonts w:ascii="Times New Roman" w:hAnsi="Times New Roman" w:cs="Times New Roman"/>
          <w:sz w:val="24"/>
          <w:szCs w:val="24"/>
        </w:rPr>
      </w:pPr>
      <w:ins w:id="1143" w:author="Рецензент" w:date="2026-10-01T12:00:00Z">
        <w:r>
          <w:rPr>
            <w:rFonts w:ascii="Times New Roman" w:hAnsi="Times New Roman" w:cs="Times New Roman"/>
            <w:sz w:val="24"/>
            <w:szCs w:val="24"/>
          </w:rPr>
          <w:t xml:space="preserve">16. Хабермас Ю. Моральное сознание и коммуникативное действие / пер. с нем. под ред. Д. В. Скляднева. СПб.: Наука, 2000. 380 с.</w:t>
        </w:r>
      </w:ins>
    </w:p>
    <w:p>
      <w:pPr>
        <w:spacing w:line="276" w:lineRule="auto"/>
        <w:rPr>
          <w:ins w:id="1144" w:author="Рецензент" w:date="2026-10-01T12:00:00Z"/>
          <w:rFonts w:ascii="Times New Roman" w:hAnsi="Times New Roman" w:cs="Times New Roman"/>
          <w:sz w:val="24"/>
          <w:szCs w:val="24"/>
        </w:rPr>
      </w:pPr>
      <w:ins w:id="1145" w:author="Рецензент" w:date="2026-10-01T12:00:00Z">
        <w:r>
          <w:rPr>
            <w:rFonts w:ascii="Times New Roman" w:hAnsi="Times New Roman" w:cs="Times New Roman"/>
            <w:sz w:val="24"/>
            <w:szCs w:val="24"/>
          </w:rPr>
          <w:t xml:space="preserve">17. Хабермас Ю. Теория коммуникативной деятельности: в 2 т. / пер. с нем. А. К. Судакова. М.: Весь Мир, 2022. 880 с.</w:t>
        </w:r>
      </w:ins>
    </w:p>
    <w:p>
      <w:pPr>
        <w:spacing w:line="276" w:lineRule="auto"/>
        <w:rPr>
          <w:ins w:id="1146" w:author="Рецензент" w:date="2026-10-01T12:00:00Z"/>
          <w:rFonts w:ascii="Times New Roman" w:hAnsi="Times New Roman" w:cs="Times New Roman"/>
          <w:sz w:val="24"/>
          <w:szCs w:val="24"/>
        </w:rPr>
      </w:pPr>
      <w:ins w:id="1147" w:author="Рецензент" w:date="2026-10-01T12:00:00Z">
        <w:r>
          <w:rPr>
            <w:rFonts w:ascii="Times New Roman" w:hAnsi="Times New Roman" w:cs="Times New Roman"/>
            <w:sz w:val="24"/>
            <w:szCs w:val="24"/>
          </w:rPr>
          <w:t xml:space="preserve">18. Честнов И. Л. Постклассическая теория права. СПб.: Алеф-Пресс, 2012. 650 с.</w:t>
        </w:r>
      </w:ins>
    </w:p>
    <w:sectPr w:rsidR="000849AF" w:rsidRPr="004241FB">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Рецензент" w:date="2026-10-01T12:12:57Z" w:initials="Р">
    <w:p w14:paraId="6D94658A" w14:textId="77777777">
      <w:r>
        <w:rPr>
          <w:rStyle w:val="CommentReference"/>
        </w:rPr>
        <w:annotationRef/>
      </w:r>
      <w:r>
        <w:rPr>
          <w:color w:val="000000"/>
          <w:sz w:val="20"/>
          <w:szCs w:val="20"/>
        </w:rPr>
        <w:t xml:space="preserve">В заголовках научных статей сокращение «РФ» не используется — заменено на официальное наименование. Если сборник требует УДК, укажите его над заголовком.</w:t>
      </w:r>
    </w:p>
  </w:comment>
  <w:comment w:id="1" w:author="Рецензент" w:date="2026-10-01T12:12:58Z" w:initials="Р">
    <w:p w14:paraId="7CECC930" w14:textId="77777777">
      <w:r>
        <w:rPr>
          <w:rStyle w:val="CommentReference"/>
        </w:rPr>
        <w:annotationRef/>
      </w:r>
      <w:r>
        <w:rPr>
          <w:color w:val="000000"/>
          <w:sz w:val="20"/>
          <w:szCs w:val="20"/>
        </w:rPr>
        <w:t xml:space="preserve">Укажите сведения об авторе так, как требует сборник: полное наименование вуза, статус (студент/магистрант, курс), город, e-mail; при необходимости — научного руководителя (ФИО, учёная степень, звание). Статус наблюдателя от МПА СНГ можно оставить второй строкой.</w:t>
      </w:r>
    </w:p>
  </w:comment>
  <w:comment w:id="2" w:author="Рецензент" w:date="2026-10-01T12:12:58Z" w:initials="Р">
    <w:p w14:paraId="090189DB" w14:textId="77777777">
      <w:r>
        <w:rPr>
          <w:rStyle w:val="CommentReference"/>
        </w:rPr>
        <w:annotationRef/>
      </w:r>
      <w:r>
        <w:rPr>
          <w:color w:val="000000"/>
          <w:sz w:val="20"/>
          <w:szCs w:val="20"/>
        </w:rPr>
        <w:t xml:space="preserve">В аннотацию добавлено указание на методологию. Проверьте требования сборника к объёму аннотации (как правило, 500–1000 знаков).</w:t>
      </w:r>
    </w:p>
  </w:comment>
  <w:comment w:id="3" w:author="Рецензент" w:date="2026-10-01T12:12:58Z" w:initials="Р">
    <w:p w14:paraId="6A2436AA" w14:textId="77777777">
      <w:r>
        <w:rPr>
          <w:rStyle w:val="CommentReference"/>
        </w:rPr>
        <w:annotationRef/>
      </w:r>
      <w:r>
        <w:rPr>
          <w:color w:val="000000"/>
          <w:sz w:val="20"/>
          <w:szCs w:val="20"/>
        </w:rPr>
        <w:t xml:space="preserve">Англоязычный блок (заголовок, автор, аннотация, ключевые слова) требуется в большинстве сборников, индексируемых в РИНЦ. Это черновой перевод — сверьте с требованиями сборника и проверьте транслитерацию ФИО.</w:t>
      </w:r>
    </w:p>
  </w:comment>
  <w:comment w:id="4" w:author="Рецензент" w:date="2026-10-01T12:12:58Z" w:initials="Р">
    <w:p w14:paraId="6A416DD1" w14:textId="77777777">
      <w:r>
        <w:rPr>
          <w:rStyle w:val="CommentReference"/>
        </w:rPr>
        <w:annotationRef/>
      </w:r>
      <w:r>
        <w:rPr>
          <w:color w:val="000000"/>
          <w:sz w:val="20"/>
          <w:szCs w:val="20"/>
        </w:rPr>
        <w:t xml:space="preserve">Во введении названа база — один участок (№ 2098), а в разделе о коммуникативной практике говорится о беседах с представителями трёх УИК и об оценке «в целом по округу». Уточните эмпирическую базу: сколько участков посещено, в какие дни и в каком объёме (часы наблюдения).</w:t>
      </w:r>
    </w:p>
  </w:comment>
  <w:comment w:id="5" w:author="Рецензент" w:date="2026-10-01T12:12:58Z" w:initials="Р">
    <w:p w14:paraId="07855ED0" w14:textId="77777777">
      <w:r>
        <w:rPr>
          <w:rStyle w:val="CommentReference"/>
        </w:rPr>
        <w:annotationRef/>
      </w:r>
      <w:r>
        <w:rPr>
          <w:color w:val="000000"/>
          <w:sz w:val="20"/>
          <w:szCs w:val="20"/>
        </w:rPr>
        <w:t xml:space="preserve">Добавлен абзац о теоретико-методологической основе. В статье по философии права ключевые понятия (коммуникативная рациональность, постнеклассическая рациональность, правовая реальность, правовая традиция) должны быть соотнесены с их авторами и источниками — в исходном тексте ни одной ссылки на теоретическую литературу не было. Проверьте формулировки и добавленные источники 11–18; при цитировании укажите страницы.</w:t>
      </w:r>
    </w:p>
  </w:comment>
  <w:comment w:id="6" w:author="Рецензент" w:date="2026-10-01T12:12:58Z" w:initials="Р">
    <w:p w14:paraId="50420FC3" w14:textId="77777777">
      <w:r>
        <w:rPr>
          <w:rStyle w:val="CommentReference"/>
        </w:rPr>
        <w:annotationRef/>
      </w:r>
      <w:r>
        <w:rPr>
          <w:color w:val="000000"/>
          <w:sz w:val="20"/>
          <w:szCs w:val="20"/>
        </w:rPr>
        <w:t xml:space="preserve">Подзаголовки разделов приведены к единому оформлению (полужирный), как «Введение» и «Заключение».</w:t>
      </w:r>
    </w:p>
  </w:comment>
  <w:comment w:id="7" w:author="Рецензент" w:date="2026-10-01T12:12:58Z" w:initials="Р">
    <w:p w14:paraId="57B58863" w14:textId="77777777">
      <w:r>
        <w:rPr>
          <w:rStyle w:val="CommentReference"/>
        </w:rPr>
        <w:annotationRef/>
      </w:r>
      <w:r>
        <w:rPr>
          <w:color w:val="000000"/>
          <w:sz w:val="20"/>
          <w:szCs w:val="20"/>
        </w:rPr>
        <w:t xml:space="preserve">Изложение от первого лица («моя», «мне», «мой») по всему тексту заменено на безличное или «автор» — так принято в научных статьях. Номер и дату удостоверения в статье приводить не нужно (персональные данные); при желании перенесите в сноску.</w:t>
      </w:r>
    </w:p>
  </w:comment>
  <w:comment w:id="8" w:author="Рецензент" w:date="2026-10-01T12:12:59Z" w:initials="Р">
    <w:p w14:paraId="604B84D5" w14:textId="77777777">
      <w:r>
        <w:rPr>
          <w:rStyle w:val="CommentReference"/>
        </w:rPr>
        <w:annotationRef/>
      </w:r>
      <w:r>
        <w:rPr>
          <w:color w:val="000000"/>
          <w:sz w:val="20"/>
          <w:szCs w:val="20"/>
        </w:rPr>
        <w:t xml:space="preserve">Перечисленные обязанности установлены Разъяснениями ЦИК России (постановление от 24.06.2026 № 10/109-9) и воспроизведены в Памятке МИМРД. «Инструкция» (письмо МИМРД о порядке посещения участка) — другой документ, в нём этих положений нет. Ссылка исправлена.</w:t>
      </w:r>
    </w:p>
  </w:comment>
  <w:comment w:id="9" w:author="Рецензент" w:date="2026-10-01T12:12:59Z" w:initials="Р">
    <w:p w14:paraId="0AA51967" w14:textId="77777777">
      <w:r>
        <w:rPr>
          <w:rStyle w:val="CommentReference"/>
        </w:rPr>
        <w:annotationRef/>
      </w:r>
      <w:r>
        <w:rPr>
          <w:color w:val="000000"/>
          <w:sz w:val="20"/>
          <w:szCs w:val="20"/>
        </w:rPr>
        <w:t xml:space="preserve">Формулировка «как показывает анализ» без ссылки неубедительна — переписано, добавлена ссылка на работу И. А. Исаева о символизме правовой формы (п. 12 списка). Прочитайте её и убедитесь, что она действительно поддерживает тезис; при цитировании укажите страницы.</w:t>
      </w:r>
    </w:p>
  </w:comment>
  <w:comment w:id="10" w:author="Рецензент" w:date="2026-10-01T12:12:59Z" w:initials="Р">
    <w:p w14:paraId="1A6A8626" w14:textId="77777777">
      <w:r>
        <w:rPr>
          <w:rStyle w:val="CommentReference"/>
        </w:rPr>
        <w:annotationRef/>
      </w:r>
      <w:r>
        <w:rPr>
          <w:color w:val="000000"/>
          <w:sz w:val="20"/>
          <w:szCs w:val="20"/>
        </w:rPr>
        <w:t xml:space="preserve">Образ «тотальной видимости» отсылает к концепции паноптикума М. Фуко («Надзирать и наказывать»). Если отсылка осознанная — дайте ссылку; если нет — используйте нейтральное «эффект постоянной наблюдаемости».</w:t>
      </w:r>
    </w:p>
  </w:comment>
  <w:comment w:id="11" w:author="Рецензент" w:date="2026-10-01T12:12:59Z" w:initials="Р">
    <w:p w14:paraId="19B4D6B7" w14:textId="77777777">
      <w:r>
        <w:rPr>
          <w:rStyle w:val="CommentReference"/>
        </w:rPr>
        <w:annotationRef/>
      </w:r>
      <w:r>
        <w:rPr>
          <w:color w:val="000000"/>
          <w:sz w:val="20"/>
          <w:szCs w:val="20"/>
        </w:rPr>
        <w:t xml:space="preserve">Дословная цитата из инструкции оформлена кавычками и снабжена ссылкой; без этого фрагмент выглядит как заимствование.</w:t>
      </w:r>
    </w:p>
  </w:comment>
  <w:comment w:id="12" w:author="Рецензент" w:date="2026-10-01T12:12:59Z" w:initials="Р">
    <w:p w14:paraId="51F7C0B6" w14:textId="77777777">
      <w:r>
        <w:rPr>
          <w:rStyle w:val="CommentReference"/>
        </w:rPr>
        <w:annotationRef/>
      </w:r>
      <w:r>
        <w:rPr>
          <w:color w:val="000000"/>
          <w:sz w:val="20"/>
          <w:szCs w:val="20"/>
        </w:rPr>
        <w:t xml:space="preserve">См. замечание во введении: уточните, идёт ли речь о членах одной УИК № 2098 или о трёх разных участках.</w:t>
      </w:r>
    </w:p>
  </w:comment>
  <w:comment w:id="13" w:author="Рецензент" w:date="2026-10-01T12:12:59Z" w:initials="Р">
    <w:p w14:paraId="747346FF" w14:textId="77777777">
      <w:r>
        <w:rPr>
          <w:rStyle w:val="CommentReference"/>
        </w:rPr>
        <w:annotationRef/>
      </w:r>
      <w:r>
        <w:rPr>
          <w:color w:val="000000"/>
          <w:sz w:val="20"/>
          <w:szCs w:val="20"/>
        </w:rPr>
        <w:t xml:space="preserve">Этот перечень прав содержится в Разъяснениях ЦИК России (которые опираются на ст. 34 Федерального закона № 20-ФЗ и ст. 15 Конвенции СНГ 2002 г.), а не в самом Федеральном законе. Ссылка исправлена.</w:t>
      </w:r>
    </w:p>
  </w:comment>
  <w:comment w:id="14" w:author="Рецензент" w:date="2026-10-01T12:12:59Z" w:initials="Р">
    <w:p w14:paraId="292501AF" w14:textId="77777777">
      <w:r>
        <w:rPr>
          <w:rStyle w:val="CommentReference"/>
        </w:rPr>
        <w:annotationRef/>
      </w:r>
      <w:r>
        <w:rPr>
          <w:color w:val="000000"/>
          <w:sz w:val="20"/>
          <w:szCs w:val="20"/>
        </w:rPr>
        <w:t xml:space="preserve">Оценка «в целом по округу» выходит за пределы того, что автор мог наблюдать на одном участке, — удалена. Если посещались другие участки, скажите об этом во введении.</w:t>
      </w:r>
    </w:p>
  </w:comment>
  <w:comment w:id="15" w:author="Рецензент" w:date="2026-10-01T12:12:59Z" w:initials="Р">
    <w:p w14:paraId="77A3D11F" w14:textId="77777777">
      <w:r>
        <w:rPr>
          <w:rStyle w:val="CommentReference"/>
        </w:rPr>
        <w:annotationRef/>
      </w:r>
      <w:r>
        <w:rPr>
          <w:color w:val="000000"/>
          <w:sz w:val="20"/>
          <w:szCs w:val="20"/>
        </w:rPr>
        <w:t xml:space="preserve">Укажите источник показателя (сведения председателя УИК, контрольные данные о ходе голосования или собственная оценка) и время, на которое он зафиксирован.</w:t>
      </w:r>
    </w:p>
  </w:comment>
  <w:comment w:id="16" w:author="Рецензент" w:date="2026-10-01T12:12:59Z" w:initials="Р">
    <w:p w14:paraId="54D95253" w14:textId="77777777">
      <w:r>
        <w:rPr>
          <w:rStyle w:val="CommentReference"/>
        </w:rPr>
        <w:annotationRef/>
      </w:r>
      <w:r>
        <w:rPr>
          <w:color w:val="000000"/>
          <w:sz w:val="20"/>
          <w:szCs w:val="20"/>
        </w:rPr>
        <w:t xml:space="preserve">Постановление упоминалось без номера и отсутствовало в списке литературы. Реквизиты (от 17.06.2026 № 9/90-9) добавлены в текст и в список (п. 5) — проверьте их по официальной публикации на cikrf.ru и вставьте точную ссылку и дату обращения. Положение о многодневном голосовании 2022 г. названо отдельно, со ссылкой на Памятку, где оно воспроизведено.</w:t>
      </w:r>
    </w:p>
  </w:comment>
  <w:comment w:id="17" w:author="Рецензент" w:date="2026-10-01T12:13:00Z" w:initials="Р">
    <w:p w14:paraId="6128CE05" w14:textId="77777777">
      <w:r>
        <w:rPr>
          <w:rStyle w:val="CommentReference"/>
        </w:rPr>
        <w:annotationRef/>
      </w:r>
      <w:r>
        <w:rPr>
          <w:color w:val="000000"/>
          <w:sz w:val="20"/>
          <w:szCs w:val="20"/>
        </w:rPr>
        <w:t xml:space="preserve">«Исключило возможность» — слишком сильное утверждение для наблюдения на одном участке; смягчено.</w:t>
      </w:r>
    </w:p>
  </w:comment>
  <w:comment w:id="18" w:author="Рецензент" w:date="2026-10-01T12:13:00Z" w:initials="Р">
    <w:p w14:paraId="529DF247" w14:textId="77777777">
      <w:r>
        <w:rPr>
          <w:rStyle w:val="CommentReference"/>
        </w:rPr>
        <w:annotationRef/>
      </w:r>
      <w:r>
        <w:rPr>
          <w:color w:val="000000"/>
          <w:sz w:val="20"/>
          <w:szCs w:val="20"/>
        </w:rPr>
        <w:t xml:space="preserve">Абзац перегружен пересказом норм закона. Для философско-правовой статьи достаточно коротких ссылок на статьи ФЗ № 20-ФЗ; рекомендую сократить абзац примерно вдвое, оставив по одному-два предложения на каждый принцип (равное, прямое, тайное, свободное голосование). Это также поможет уложиться в лимит объёма.</w:t>
      </w:r>
    </w:p>
  </w:comment>
  <w:comment w:id="19" w:author="Рецензент" w:date="2026-10-01T12:13:00Z" w:initials="Р">
    <w:p w14:paraId="5B232101" w14:textId="77777777">
      <w:r>
        <w:rPr>
          <w:rStyle w:val="CommentReference"/>
        </w:rPr>
        <w:annotationRef/>
      </w:r>
      <w:r>
        <w:rPr>
          <w:color w:val="000000"/>
          <w:sz w:val="20"/>
          <w:szCs w:val="20"/>
        </w:rPr>
        <w:t xml:space="preserve">Абзац дублировал первый абзац раздела и выводы заключения; формулировки в стиле отчёта наблюдателя («замечаний не имеется», «регламентировано») заменены. Добавлена оговорка о пределах обобщения — для научной статьи она усиливает, а не ослабляет позицию автора.</w:t>
      </w:r>
    </w:p>
  </w:comment>
  <w:comment w:id="20" w:author="Рецензент" w:date="2026-10-01T12:13:00Z" w:initials="Р">
    <w:p w14:paraId="6FBF0A08" w14:textId="77777777">
      <w:r>
        <w:rPr>
          <w:rStyle w:val="CommentReference"/>
        </w:rPr>
        <w:annotationRef/>
      </w:r>
      <w:r>
        <w:rPr>
          <w:color w:val="000000"/>
          <w:sz w:val="20"/>
          <w:szCs w:val="20"/>
        </w:rPr>
        <w:t xml:space="preserve">Связь многодневного голосования с идеей социального государства в тексте не обоснована; корректнее говорить о доступности избирательных прав (ст. 32 Конституции). Если хотите сохранить тезис о социальном государстве, его нужно аргументировать.</w:t>
      </w:r>
    </w:p>
  </w:comment>
  <w:comment w:id="21" w:author="Рецензент" w:date="2026-10-01T12:13:00Z" w:initials="Р">
    <w:p w14:paraId="68BC8974" w14:textId="77777777">
      <w:r>
        <w:rPr>
          <w:rStyle w:val="CommentReference"/>
        </w:rPr>
        <w:annotationRef/>
      </w:r>
      <w:r>
        <w:rPr>
          <w:color w:val="000000"/>
          <w:sz w:val="20"/>
          <w:szCs w:val="20"/>
        </w:rPr>
        <w:t xml:space="preserve">«Символы добра» в кавычках читается как цитата: если это отсылка к конкретному автору, дайте ссылку, иначе нужна нейтральная формулировка (исправлено). «Архаичные» — оценочно.</w:t>
      </w:r>
    </w:p>
  </w:comment>
  <w:comment w:id="22" w:author="Рецензент" w:date="2026-10-01T12:13:00Z" w:initials="Р">
    <w:p w14:paraId="0F1F3238" w14:textId="77777777">
      <w:r>
        <w:rPr>
          <w:rStyle w:val="CommentReference"/>
        </w:rPr>
        <w:annotationRef/>
      </w:r>
      <w:r>
        <w:rPr>
          <w:color w:val="000000"/>
          <w:sz w:val="20"/>
          <w:szCs w:val="20"/>
        </w:rPr>
        <w:t xml:space="preserve">В тексте не было ни одной отсылки к списку литературы — добавлены ссылки в квадратных скобках по номерам списка. Если сборник требует подстрочные сноски, переоформите. В список добавлены постановление ЦИК о трёхдневном голосовании (п. 5, с перенумерацией последующих пунктов) и теоретические источники (11–18); проверьте выходные данные и порядок (обычно: нормативные акты по юридической силе, затем литература по алфавиту).</w:t>
      </w:r>
    </w:p>
  </w:comment>
  <w:comment w:id="23" w:author="Рецензент" w:date="2026-10-01T12:13:00Z" w:initials="Р">
    <w:p w14:paraId="24F768AB" w14:textId="77777777">
      <w:r>
        <w:rPr>
          <w:rStyle w:val="CommentReference"/>
        </w:rPr>
        <w:annotationRef/>
      </w:r>
      <w:r>
        <w:rPr>
          <w:color w:val="000000"/>
          <w:sz w:val="20"/>
          <w:szCs w:val="20"/>
        </w:rPr>
        <w:t xml:space="preserve">Приведено точное название документа из письма МИМРД. Неопубликованные материалы оформляют с пометкой «архив автора».</w:t>
      </w:r>
    </w:p>
  </w:comment>
  <w:comment w:id="24" w:author="Рецензент" w:date="2026-10-01T12:13:00Z" w:initials="Р">
    <w:p w14:paraId="6AC7D5E4" w14:textId="77777777">
      <w:r>
        <w:rPr>
          <w:rStyle w:val="CommentReference"/>
        </w:rPr>
        <w:annotationRef/>
      </w:r>
      <w:r>
        <w:rPr>
          <w:color w:val="000000"/>
          <w:sz w:val="20"/>
          <w:szCs w:val="20"/>
        </w:rPr>
        <w:t xml:space="preserve">Добавленные источники 11–18 — рекомендация рецензента: это базовые работы по концепциям, на которые опирается статья. Прочитайте хотя бы вводные разделы и при цитировании укажите страницы; выходные данные проверьте по каталогу.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94658A" w15:done="0"/>
  <w15:commentEx w15:paraId="7CECC930" w15:done="0"/>
  <w15:commentEx w15:paraId="090189DB" w15:done="0"/>
  <w15:commentEx w15:paraId="6A2436AA" w15:done="0"/>
  <w15:commentEx w15:paraId="6A416DD1" w15:done="0"/>
  <w15:commentEx w15:paraId="07855ED0" w15:done="0"/>
  <w15:commentEx w15:paraId="50420FC3" w15:done="0"/>
  <w15:commentEx w15:paraId="57B58863" w15:done="0"/>
  <w15:commentEx w15:paraId="604B84D5" w15:done="0"/>
  <w15:commentEx w15:paraId="0AA51967" w15:done="0"/>
  <w15:commentEx w15:paraId="1A6A8626" w15:done="0"/>
  <w15:commentEx w15:paraId="19B4D6B7" w15:done="0"/>
  <w15:commentEx w15:paraId="51F7C0B6" w15:done="0"/>
  <w15:commentEx w15:paraId="747346FF" w15:done="0"/>
  <w15:commentEx w15:paraId="292501AF" w15:done="0"/>
  <w15:commentEx w15:paraId="77A3D11F" w15:done="0"/>
  <w15:commentEx w15:paraId="54D95253" w15:done="0"/>
  <w15:commentEx w15:paraId="6128CE05" w15:done="0"/>
  <w15:commentEx w15:paraId="529DF247" w15:done="0"/>
  <w15:commentEx w15:paraId="5B232101" w15:done="0"/>
  <w15:commentEx w15:paraId="6FBF0A08" w15:done="0"/>
  <w15:commentEx w15:paraId="68BC8974" w15:done="0"/>
  <w15:commentEx w15:paraId="0F1F3238" w15:done="0"/>
  <w15:commentEx w15:paraId="24F768AB" w15:done="0"/>
  <w15:commentEx w15:paraId="6AC7D5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A6D18FD" w16cex:dateUtc="2026-10-01T12:12:57Z"/>
  <w16cex:commentExtensible w16cex:durableId="1B4C2894" w16cex:dateUtc="2026-10-01T12:12:58Z"/>
  <w16cex:commentExtensible w16cex:durableId="35810D1C" w16cex:dateUtc="2026-10-01T12:12:58Z"/>
  <w16cex:commentExtensible w16cex:durableId="023D63C9" w16cex:dateUtc="2026-10-01T12:12:58Z"/>
  <w16cex:commentExtensible w16cex:durableId="632BDD14" w16cex:dateUtc="2026-10-01T12:12:58Z"/>
  <w16cex:commentExtensible w16cex:durableId="497D7F2D" w16cex:dateUtc="2026-10-01T12:12:58Z"/>
  <w16cex:commentExtensible w16cex:durableId="25358525" w16cex:dateUtc="2026-10-01T12:12:58Z"/>
  <w16cex:commentExtensible w16cex:durableId="23639CFE" w16cex:dateUtc="2026-10-01T12:12:58Z"/>
  <w16cex:commentExtensible w16cex:durableId="10375396" w16cex:dateUtc="2026-10-01T12:12:59Z"/>
  <w16cex:commentExtensible w16cex:durableId="5740D077" w16cex:dateUtc="2026-10-01T12:12:59Z"/>
  <w16cex:commentExtensible w16cex:durableId="267818A7" w16cex:dateUtc="2026-10-01T12:12:59Z"/>
  <w16cex:commentExtensible w16cex:durableId="080FF069" w16cex:dateUtc="2026-10-01T12:12:59Z"/>
  <w16cex:commentExtensible w16cex:durableId="4BEBB236" w16cex:dateUtc="2026-10-01T12:12:59Z"/>
  <w16cex:commentExtensible w16cex:durableId="45DE3E38" w16cex:dateUtc="2026-10-01T12:12:59Z"/>
  <w16cex:commentExtensible w16cex:durableId="3A0D691D" w16cex:dateUtc="2026-10-01T12:12:59Z"/>
  <w16cex:commentExtensible w16cex:durableId="4A13C27D" w16cex:dateUtc="2026-10-01T12:12:59Z"/>
  <w16cex:commentExtensible w16cex:durableId="5A137006" w16cex:dateUtc="2026-10-01T12:12:59Z"/>
  <w16cex:commentExtensible w16cex:durableId="1B6B3CDA" w16cex:dateUtc="2026-10-01T12:13:00Z"/>
  <w16cex:commentExtensible w16cex:durableId="74524AD8" w16cex:dateUtc="2026-10-01T12:13:00Z"/>
  <w16cex:commentExtensible w16cex:durableId="1CEA7F25" w16cex:dateUtc="2026-10-01T12:13:00Z"/>
  <w16cex:commentExtensible w16cex:durableId="267069DB" w16cex:dateUtc="2026-10-01T12:13:00Z"/>
  <w16cex:commentExtensible w16cex:durableId="2F768856" w16cex:dateUtc="2026-10-01T12:13:00Z"/>
  <w16cex:commentExtensible w16cex:durableId="262FE0F3" w16cex:dateUtc="2026-10-01T12:13:00Z"/>
  <w16cex:commentExtensible w16cex:durableId="19418316" w16cex:dateUtc="2026-10-01T12:13:00Z"/>
  <w16cex:commentExtensible w16cex:durableId="58FECFFD" w16cex:dateUtc="2026-10-01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94658A" w16cid:durableId="5A6D18FD"/>
  <w16cid:commentId w16cid:paraId="7CECC930" w16cid:durableId="1B4C2894"/>
  <w16cid:commentId w16cid:paraId="090189DB" w16cid:durableId="35810D1C"/>
  <w16cid:commentId w16cid:paraId="6A2436AA" w16cid:durableId="023D63C9"/>
  <w16cid:commentId w16cid:paraId="6A416DD1" w16cid:durableId="632BDD14"/>
  <w16cid:commentId w16cid:paraId="07855ED0" w16cid:durableId="497D7F2D"/>
  <w16cid:commentId w16cid:paraId="50420FC3" w16cid:durableId="25358525"/>
  <w16cid:commentId w16cid:paraId="57B58863" w16cid:durableId="23639CFE"/>
  <w16cid:commentId w16cid:paraId="604B84D5" w16cid:durableId="10375396"/>
  <w16cid:commentId w16cid:paraId="0AA51967" w16cid:durableId="5740D077"/>
  <w16cid:commentId w16cid:paraId="1A6A8626" w16cid:durableId="267818A7"/>
  <w16cid:commentId w16cid:paraId="19B4D6B7" w16cid:durableId="080FF069"/>
  <w16cid:commentId w16cid:paraId="51F7C0B6" w16cid:durableId="4BEBB236"/>
  <w16cid:commentId w16cid:paraId="747346FF" w16cid:durableId="45DE3E38"/>
  <w16cid:commentId w16cid:paraId="292501AF" w16cid:durableId="3A0D691D"/>
  <w16cid:commentId w16cid:paraId="77A3D11F" w16cid:durableId="4A13C27D"/>
  <w16cid:commentId w16cid:paraId="54D95253" w16cid:durableId="5A137006"/>
  <w16cid:commentId w16cid:paraId="6128CE05" w16cid:durableId="1B6B3CDA"/>
  <w16cid:commentId w16cid:paraId="529DF247" w16cid:durableId="74524AD8"/>
  <w16cid:commentId w16cid:paraId="5B232101" w16cid:durableId="1CEA7F25"/>
  <w16cid:commentId w16cid:paraId="6FBF0A08" w16cid:durableId="267069DB"/>
  <w16cid:commentId w16cid:paraId="68BC8974" w16cid:durableId="2F768856"/>
  <w16cid:commentId w16cid:paraId="0F1F3238" w16cid:durableId="262FE0F3"/>
  <w16cid:commentId w16cid:paraId="24F768AB" w16cid:durableId="19418316"/>
  <w16cid:commentId w16cid:paraId="6AC7D5E4" w16cid:durableId="58FECF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1FB"/>
    <w:rsid w:val="00244C69"/>
    <w:rsid w:val="004241FB"/>
    <w:rsid w:val="00C653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7429"/>
  <w15:chartTrackingRefBased/>
  <w15:docId w15:val="{4716D3AC-E40B-44C1-816F-177C521EA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3485</Words>
  <Characters>19865</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2026-09-30T10:55:00Z</dcterms:created>
  <dcterms:modified xsi:type="dcterms:W3CDTF">2026-09-30T11:02:00Z</dcterms:modified>
</cp:coreProperties>
</file>